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jc w:val="center"/>
        <w:rPr>
          <w:b w:val="1"/>
          <w:bCs w:val="1"/>
          <w:i w:val="1"/>
          <w:iCs w:val="1"/>
          <w:sz w:val="26"/>
          <w:szCs w:val="26"/>
        </w:rPr>
      </w:pPr>
      <w:r w:rsidDel="00000000" w:rsidR="00000000" w:rsidRPr="00000000">
        <w:rPr>
          <w:b w:val="1"/>
          <w:bCs w:val="1"/>
          <w:i w:val="1"/>
          <w:iCs w:val="1"/>
          <w:sz w:val="26"/>
          <w:szCs w:val="26"/>
          <w:rtl w:val="0"/>
        </w:rPr>
        <w:t xml:space="preserve">Tabela de Identificação</w:t>
      </w:r>
    </w:p>
    <w:p w:rsidR="00000000" w:rsidDel="00000000" w:rsidP="00000000" w:rsidRDefault="00000000" w:rsidRPr="00000000" w14:paraId="00000005">
      <w:pPr>
        <w:jc w:val="center"/>
        <w:rPr>
          <w:b w:val="1"/>
          <w:bCs w:val="1"/>
          <w:i w:val="1"/>
          <w:iCs w:val="1"/>
          <w:sz w:val="26"/>
          <w:szCs w:val="26"/>
        </w:rPr>
      </w:pPr>
      <w:r w:rsidDel="00000000" w:rsidR="00000000" w:rsidRPr="00000000">
        <w:rPr>
          <w:rtl w:val="0"/>
        </w:rPr>
      </w:r>
    </w:p>
    <w:p w:rsidR="00000000" w:rsidDel="00000000" w:rsidP="00000000" w:rsidRDefault="00000000" w:rsidRPr="00000000" w14:paraId="00000006">
      <w:pPr>
        <w:jc w:val="both"/>
        <w:rPr>
          <w:i w:val="1"/>
          <w:iCs w:val="1"/>
          <w:sz w:val="26"/>
          <w:szCs w:val="26"/>
        </w:rPr>
      </w:pPr>
      <w:r w:rsidDel="00000000" w:rsidR="00000000" w:rsidRPr="00000000">
        <w:rPr>
          <w:b w:val="1"/>
          <w:bCs w:val="1"/>
          <w:i w:val="1"/>
          <w:iCs w:val="1"/>
          <w:sz w:val="26"/>
          <w:szCs w:val="26"/>
          <w:rtl w:val="0"/>
        </w:rPr>
        <w:t xml:space="preserve">Ps: </w:t>
      </w:r>
      <w:r w:rsidDel="00000000" w:rsidR="00000000" w:rsidRPr="00000000">
        <w:rPr>
          <w:i w:val="1"/>
          <w:iCs w:val="1"/>
          <w:sz w:val="26"/>
          <w:szCs w:val="26"/>
          <w:rtl w:val="0"/>
        </w:rPr>
        <w:t xml:space="preserve">Nathalia Parte das explicações foi elaborada com auxílio de inteligência artificial, devido a nossa falta de conhecimento na área. Se possível, poderia verificar as informações e indicar eventuais imprecisões ou pontos incorretos? Vou adicioná-la como comentadora no documento, para que possa fazer observações e sugestões diretamente no arquivo.</w:t>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176833868392"/>
        <w:gridCol w:w="744.9509956008715"/>
        <w:gridCol w:w="1010.7375317197752"/>
        <w:gridCol w:w="591.4686296730537"/>
        <w:gridCol w:w="647.6207147685967"/>
        <w:gridCol w:w="595.2121020127565"/>
        <w:gridCol w:w="782.3857189979002"/>
        <w:gridCol w:w="1018.224476399181"/>
        <w:gridCol w:w="935.8680849257178"/>
        <w:gridCol w:w="1044.428782777101"/>
        <w:gridCol w:w="752.4379402802771"/>
        <w:tblGridChange w:id="0">
          <w:tblGrid>
            <w:gridCol w:w="902.176833868392"/>
            <w:gridCol w:w="744.9509956008715"/>
            <w:gridCol w:w="1010.7375317197752"/>
            <w:gridCol w:w="591.4686296730537"/>
            <w:gridCol w:w="647.6207147685967"/>
            <w:gridCol w:w="595.2121020127565"/>
            <w:gridCol w:w="782.3857189979002"/>
            <w:gridCol w:w="1018.224476399181"/>
            <w:gridCol w:w="935.8680849257178"/>
            <w:gridCol w:w="1044.428782777101"/>
            <w:gridCol w:w="752.4379402802771"/>
          </w:tblGrid>
        </w:tblGridChange>
      </w:tblGrid>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shd w:fill="4ea72e" w:val="clear"/>
            <w:tcMar>
              <w:top w:w="0.0" w:type="dxa"/>
              <w:left w:w="40.0" w:type="dxa"/>
              <w:bottom w:w="0.0" w:type="dxa"/>
              <w:right w:w="40.0" w:type="dxa"/>
            </w:tcMar>
            <w:vAlign w:val="bottom"/>
          </w:tcPr>
          <w:p w:rsidR="00000000" w:rsidDel="00000000" w:rsidP="00000000" w:rsidRDefault="00000000" w:rsidRPr="00000000" w14:paraId="00000009">
            <w:pPr>
              <w:widowControl w:val="0"/>
              <w:jc w:val="both"/>
              <w:rPr/>
            </w:pPr>
            <w:r w:rsidDel="00000000" w:rsidR="00000000" w:rsidRPr="00000000">
              <w:rPr>
                <w:rtl w:val="0"/>
              </w:rPr>
              <w:t xml:space="preserve">Compound</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shd w:fill="4ea72e" w:val="clear"/>
            <w:tcMar>
              <w:top w:w="0.0" w:type="dxa"/>
              <w:left w:w="40.0" w:type="dxa"/>
              <w:bottom w:w="0.0" w:type="dxa"/>
              <w:right w:w="40.0" w:type="dxa"/>
            </w:tcMar>
            <w:vAlign w:val="bottom"/>
          </w:tcPr>
          <w:p w:rsidR="00000000" w:rsidDel="00000000" w:rsidP="00000000" w:rsidRDefault="00000000" w:rsidRPr="00000000" w14:paraId="0000000A">
            <w:pPr>
              <w:widowControl w:val="0"/>
              <w:jc w:val="both"/>
              <w:rPr/>
            </w:pPr>
            <w:r w:rsidDel="00000000" w:rsidR="00000000" w:rsidRPr="00000000">
              <w:rPr>
                <w:rtl w:val="0"/>
              </w:rPr>
              <w:t xml:space="preserve">Compound ID</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4ea72e" w:val="clear"/>
            <w:tcMar>
              <w:top w:w="0.0" w:type="dxa"/>
              <w:left w:w="40.0" w:type="dxa"/>
              <w:bottom w:w="0.0" w:type="dxa"/>
              <w:right w:w="40.0" w:type="dxa"/>
            </w:tcMar>
            <w:vAlign w:val="bottom"/>
          </w:tcPr>
          <w:p w:rsidR="00000000" w:rsidDel="00000000" w:rsidP="00000000" w:rsidRDefault="00000000" w:rsidRPr="00000000" w14:paraId="0000000B">
            <w:pPr>
              <w:widowControl w:val="0"/>
              <w:jc w:val="both"/>
              <w:rPr/>
            </w:pPr>
            <w:r w:rsidDel="00000000" w:rsidR="00000000" w:rsidRPr="00000000">
              <w:rPr>
                <w:rtl w:val="0"/>
              </w:rPr>
              <w:t xml:space="preserve">Adducts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4ea72e" w:val="clear"/>
            <w:tcMar>
              <w:top w:w="0.0" w:type="dxa"/>
              <w:left w:w="40.0" w:type="dxa"/>
              <w:bottom w:w="0.0" w:type="dxa"/>
              <w:right w:w="40.0" w:type="dxa"/>
            </w:tcMar>
            <w:vAlign w:val="bottom"/>
          </w:tcPr>
          <w:p w:rsidR="00000000" w:rsidDel="00000000" w:rsidP="00000000" w:rsidRDefault="00000000" w:rsidRPr="00000000" w14:paraId="0000000C">
            <w:pPr>
              <w:widowControl w:val="0"/>
              <w:jc w:val="both"/>
              <w:rPr/>
            </w:pPr>
            <w:r w:rsidDel="00000000" w:rsidR="00000000" w:rsidRPr="00000000">
              <w:rPr>
                <w:rtl w:val="0"/>
              </w:rPr>
              <w:t xml:space="preserve">Formula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4ea72e" w:val="clear"/>
            <w:tcMar>
              <w:top w:w="0.0" w:type="dxa"/>
              <w:left w:w="40.0" w:type="dxa"/>
              <w:bottom w:w="0.0" w:type="dxa"/>
              <w:right w:w="40.0" w:type="dxa"/>
            </w:tcMar>
            <w:vAlign w:val="bottom"/>
          </w:tcPr>
          <w:p w:rsidR="00000000" w:rsidDel="00000000" w:rsidP="00000000" w:rsidRDefault="00000000" w:rsidRPr="00000000" w14:paraId="0000000D">
            <w:pPr>
              <w:widowControl w:val="0"/>
              <w:jc w:val="both"/>
              <w:rPr/>
            </w:pPr>
            <w:r w:rsidDel="00000000" w:rsidR="00000000" w:rsidRPr="00000000">
              <w:rPr>
                <w:rtl w:val="0"/>
              </w:rPr>
              <w:t xml:space="preserve">Score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4ea72e" w:val="clear"/>
            <w:tcMar>
              <w:top w:w="0.0" w:type="dxa"/>
              <w:left w:w="40.0" w:type="dxa"/>
              <w:bottom w:w="0.0" w:type="dxa"/>
              <w:right w:w="40.0" w:type="dxa"/>
            </w:tcMar>
            <w:vAlign w:val="bottom"/>
          </w:tcPr>
          <w:p w:rsidR="00000000" w:rsidDel="00000000" w:rsidP="00000000" w:rsidRDefault="00000000" w:rsidRPr="00000000" w14:paraId="0000000E">
            <w:pPr>
              <w:widowControl w:val="0"/>
              <w:jc w:val="both"/>
              <w:rPr/>
            </w:pPr>
            <w:r w:rsidDel="00000000" w:rsidR="00000000" w:rsidRPr="00000000">
              <w:rPr>
                <w:rtl w:val="0"/>
              </w:rPr>
              <w:t xml:space="preserve">Fragmentation Score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4ea72e" w:val="clear"/>
            <w:tcMar>
              <w:top w:w="0.0" w:type="dxa"/>
              <w:left w:w="40.0" w:type="dxa"/>
              <w:bottom w:w="0.0" w:type="dxa"/>
              <w:right w:w="40.0" w:type="dxa"/>
            </w:tcMar>
            <w:vAlign w:val="bottom"/>
          </w:tcPr>
          <w:p w:rsidR="00000000" w:rsidDel="00000000" w:rsidP="00000000" w:rsidRDefault="00000000" w:rsidRPr="00000000" w14:paraId="0000000F">
            <w:pPr>
              <w:widowControl w:val="0"/>
              <w:jc w:val="both"/>
              <w:rPr/>
            </w:pPr>
            <w:r w:rsidDel="00000000" w:rsidR="00000000" w:rsidRPr="00000000">
              <w:rPr>
                <w:rtl w:val="0"/>
              </w:rPr>
              <w:t xml:space="preserve">Mass Error (ppm)</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4ea72e" w:val="clear"/>
            <w:tcMar>
              <w:top w:w="0.0" w:type="dxa"/>
              <w:left w:w="40.0" w:type="dxa"/>
              <w:bottom w:w="0.0" w:type="dxa"/>
              <w:right w:w="40.0" w:type="dxa"/>
            </w:tcMar>
            <w:vAlign w:val="bottom"/>
          </w:tcPr>
          <w:p w:rsidR="00000000" w:rsidDel="00000000" w:rsidP="00000000" w:rsidRDefault="00000000" w:rsidRPr="00000000" w14:paraId="00000010">
            <w:pPr>
              <w:widowControl w:val="0"/>
              <w:jc w:val="both"/>
              <w:rPr/>
            </w:pPr>
            <w:r w:rsidDel="00000000" w:rsidR="00000000" w:rsidRPr="00000000">
              <w:rPr>
                <w:rtl w:val="0"/>
              </w:rPr>
              <w:t xml:space="preserve">Isotope Similarity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4ea72e" w:val="clear"/>
            <w:tcMar>
              <w:top w:w="0.0" w:type="dxa"/>
              <w:left w:w="40.0" w:type="dxa"/>
              <w:bottom w:w="0.0" w:type="dxa"/>
              <w:right w:w="40.0" w:type="dxa"/>
            </w:tcMar>
            <w:vAlign w:val="bottom"/>
          </w:tcPr>
          <w:p w:rsidR="00000000" w:rsidDel="00000000" w:rsidP="00000000" w:rsidRDefault="00000000" w:rsidRPr="00000000" w14:paraId="00000011">
            <w:pPr>
              <w:widowControl w:val="0"/>
              <w:jc w:val="both"/>
              <w:rPr/>
            </w:pPr>
            <w:r w:rsidDel="00000000" w:rsidR="00000000" w:rsidRPr="00000000">
              <w:rPr>
                <w:rtl w:val="0"/>
              </w:rPr>
              <w:t xml:space="preserve">Link</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shd w:fill="4ea72e" w:val="clear"/>
            <w:tcMar>
              <w:top w:w="0.0" w:type="dxa"/>
              <w:left w:w="40.0" w:type="dxa"/>
              <w:bottom w:w="0.0" w:type="dxa"/>
              <w:right w:w="40.0" w:type="dxa"/>
            </w:tcMar>
            <w:vAlign w:val="bottom"/>
          </w:tcPr>
          <w:p w:rsidR="00000000" w:rsidDel="00000000" w:rsidP="00000000" w:rsidRDefault="00000000" w:rsidRPr="00000000" w14:paraId="00000012">
            <w:pPr>
              <w:widowControl w:val="0"/>
              <w:jc w:val="both"/>
              <w:rPr/>
            </w:pPr>
            <w:r w:rsidDel="00000000" w:rsidR="00000000" w:rsidRPr="00000000">
              <w:rPr>
                <w:rtl w:val="0"/>
              </w:rPr>
              <w:t xml:space="preserve">Description</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4ea72e" w:val="clear"/>
            <w:tcMar>
              <w:top w:w="0.0" w:type="dxa"/>
              <w:left w:w="40.0" w:type="dxa"/>
              <w:bottom w:w="0.0" w:type="dxa"/>
              <w:right w:w="40.0" w:type="dxa"/>
            </w:tcMar>
            <w:vAlign w:val="bottom"/>
          </w:tcPr>
          <w:p w:rsidR="00000000" w:rsidDel="00000000" w:rsidP="00000000" w:rsidRDefault="00000000" w:rsidRPr="00000000" w14:paraId="00000013">
            <w:pPr>
              <w:widowControl w:val="0"/>
              <w:jc w:val="both"/>
              <w:rPr/>
            </w:pPr>
            <w:r w:rsidDel="00000000" w:rsidR="00000000" w:rsidRPr="00000000">
              <w:rPr>
                <w:rtl w:val="0"/>
              </w:rPr>
              <w:t xml:space="preserve">Neutral mass (Da)</w:t>
            </w:r>
            <w:r w:rsidDel="00000000" w:rsidR="00000000" w:rsidRPr="00000000">
              <w:rPr>
                <w:rtl w:val="0"/>
              </w:rPr>
            </w:r>
          </w:p>
        </w:tc>
      </w:tr>
    </w:tbl>
    <w:p w:rsidR="00000000" w:rsidDel="00000000" w:rsidP="00000000" w:rsidRDefault="00000000" w:rsidRPr="00000000" w14:paraId="00000014">
      <w:pPr>
        <w:pStyle w:val="Heading2"/>
        <w:keepNext w:val="0"/>
        <w:keepLines w:val="0"/>
        <w:spacing w:after="80" w:lineRule="auto"/>
        <w:jc w:val="both"/>
        <w:rPr>
          <w:b w:val="1"/>
          <w:bCs w:val="1"/>
          <w:sz w:val="34"/>
          <w:szCs w:val="34"/>
        </w:rPr>
      </w:pPr>
      <w:bookmarkStart w:colFirst="0" w:colLast="0" w:name="_x4n7w2pprm7x" w:id="0"/>
      <w:bookmarkEnd w:id="0"/>
      <w:r w:rsidDel="00000000" w:rsidR="00000000" w:rsidRPr="00000000">
        <w:rPr>
          <w:rtl w:val="0"/>
        </w:rPr>
      </w:r>
    </w:p>
    <w:p w:rsidR="00000000" w:rsidDel="00000000" w:rsidP="00000000" w:rsidRDefault="00000000" w:rsidRPr="00000000" w14:paraId="00000015">
      <w:pPr>
        <w:spacing w:after="240" w:before="240" w:lineRule="auto"/>
        <w:jc w:val="center"/>
        <w:rPr>
          <w:b w:val="1"/>
          <w:bCs w:val="1"/>
          <w:i w:val="1"/>
          <w:iCs w:val="1"/>
          <w:sz w:val="24"/>
          <w:szCs w:val="24"/>
        </w:rPr>
      </w:pPr>
      <w:r w:rsidDel="00000000" w:rsidR="00000000" w:rsidRPr="00000000">
        <w:rPr>
          <w:b w:val="1"/>
          <w:bCs w:val="1"/>
          <w:i w:val="1"/>
          <w:iCs w:val="1"/>
          <w:sz w:val="24"/>
          <w:szCs w:val="24"/>
          <w:rtl w:val="0"/>
        </w:rPr>
        <w:t xml:space="preserve">Nome: Compound</w:t>
      </w:r>
    </w:p>
    <w:p w:rsidR="00000000" w:rsidDel="00000000" w:rsidP="00000000" w:rsidRDefault="00000000" w:rsidRPr="00000000" w14:paraId="00000016">
      <w:pPr>
        <w:spacing w:after="240" w:before="240" w:lineRule="auto"/>
        <w:jc w:val="center"/>
        <w:rPr/>
      </w:pPr>
      <w:r w:rsidDel="00000000" w:rsidR="00000000" w:rsidRPr="00000000">
        <w:rPr>
          <w:rtl w:val="0"/>
        </w:rPr>
      </w:r>
    </w:p>
    <w:p w:rsidR="00000000" w:rsidDel="00000000" w:rsidP="00000000" w:rsidRDefault="00000000" w:rsidRPr="00000000" w14:paraId="00000017">
      <w:pPr>
        <w:spacing w:after="240" w:before="240" w:lineRule="auto"/>
        <w:jc w:val="both"/>
        <w:rPr/>
      </w:pPr>
      <w:r w:rsidDel="00000000" w:rsidR="00000000" w:rsidRPr="00000000">
        <w:rPr>
          <w:b w:val="1"/>
          <w:bCs w:val="1"/>
          <w:rtl w:val="0"/>
        </w:rPr>
        <w:t xml:space="preserve">Descrição:</w:t>
      </w:r>
      <w:r w:rsidDel="00000000" w:rsidR="00000000" w:rsidRPr="00000000">
        <w:rPr>
          <w:rtl w:val="0"/>
        </w:rPr>
        <w:t xml:space="preserve"> Identificador único do pico detectado durante a análise cromatográfica acoplada à espectrometria de massas (LC-MS ou GC-MS). Esse identificador é normalmente gerado automaticamente pelo software de processamento de dados e combina duas informações principais: o tempo de retenção (Retention Time – RT) e o valor da razão massa/carga (m/z) do íon detectado. O tempo de retenção corresponde ao momento em que o composto sai da coluna cromatográfica e é detectado pelo instrumento. Já o valor de m/z corresponde à razão entre a massa do íon e sua carga elétrica, sendo uma das principais características usadas para identificar moléculas em espectrometria de massas. Essas duas informações são separadas por um underscore (“_”), formando um identificador técnico do pico analítico. Em alguns casos, pode existir um sufixo adicional indicando o modo de ionização ou uma classificação interna do software. Esse campo não representa necessariamente o nome químico definitivo da molécula, mas sim um identificador técnico do sinal analítico detectado.</w:t>
      </w:r>
    </w:p>
    <w:p w:rsidR="00000000" w:rsidDel="00000000" w:rsidP="00000000" w:rsidRDefault="00000000" w:rsidRPr="00000000" w14:paraId="00000018">
      <w:pPr>
        <w:spacing w:after="240" w:before="240" w:lineRule="auto"/>
        <w:jc w:val="both"/>
        <w:rPr/>
      </w:pPr>
      <w:r w:rsidDel="00000000" w:rsidR="00000000" w:rsidRPr="00000000">
        <w:rPr>
          <w:b w:val="1"/>
          <w:bCs w:val="1"/>
          <w:rtl w:val="0"/>
        </w:rPr>
        <w:t xml:space="preserve">Tipo:</w:t>
      </w:r>
      <w:r w:rsidDel="00000000" w:rsidR="00000000" w:rsidRPr="00000000">
        <w:rPr>
          <w:rtl w:val="0"/>
        </w:rPr>
        <w:t xml:space="preserve"> Texto (string)</w:t>
      </w:r>
    </w:p>
    <w:p w:rsidR="00000000" w:rsidDel="00000000" w:rsidP="00000000" w:rsidRDefault="00000000" w:rsidRPr="00000000" w14:paraId="00000019">
      <w:pPr>
        <w:spacing w:after="240" w:before="240" w:lineRule="auto"/>
        <w:jc w:val="both"/>
        <w:rPr/>
      </w:pPr>
      <w:r w:rsidDel="00000000" w:rsidR="00000000" w:rsidRPr="00000000">
        <w:rPr>
          <w:b w:val="1"/>
          <w:bCs w:val="1"/>
          <w:rtl w:val="0"/>
        </w:rPr>
        <w:t xml:space="preserve">Exemplo: </w:t>
      </w:r>
      <w:r w:rsidDel="00000000" w:rsidR="00000000" w:rsidRPr="00000000">
        <w:rPr>
          <w:rtl w:val="0"/>
        </w:rPr>
        <w:t xml:space="preserve">9.03_455.2837n</w:t>
      </w:r>
    </w:p>
    <w:p w:rsidR="00000000" w:rsidDel="00000000" w:rsidP="00000000" w:rsidRDefault="00000000" w:rsidRPr="00000000" w14:paraId="0000001A">
      <w:pPr>
        <w:spacing w:after="240" w:before="240" w:lineRule="auto"/>
        <w:jc w:val="both"/>
        <w:rPr>
          <w:b w:val="1"/>
          <w:bCs w:val="1"/>
        </w:rPr>
      </w:pPr>
      <w:r w:rsidDel="00000000" w:rsidR="00000000" w:rsidRPr="00000000">
        <w:rPr>
          <w:b w:val="1"/>
          <w:bCs w:val="1"/>
          <w:rtl w:val="0"/>
        </w:rPr>
        <w:t xml:space="preserve">Interpretação:</w:t>
      </w:r>
    </w:p>
    <w:p w:rsidR="00000000" w:rsidDel="00000000" w:rsidP="00000000" w:rsidRDefault="00000000" w:rsidRPr="00000000" w14:paraId="0000001B">
      <w:pPr>
        <w:numPr>
          <w:ilvl w:val="0"/>
          <w:numId w:val="1"/>
        </w:numPr>
        <w:spacing w:after="0" w:afterAutospacing="0" w:before="240" w:lineRule="auto"/>
        <w:ind w:left="720" w:hanging="360"/>
        <w:jc w:val="both"/>
        <w:rPr/>
      </w:pPr>
      <w:r w:rsidDel="00000000" w:rsidR="00000000" w:rsidRPr="00000000">
        <w:rPr>
          <w:b w:val="1"/>
          <w:bCs w:val="1"/>
          <w:rtl w:val="0"/>
        </w:rPr>
        <w:t xml:space="preserve">9.03</w:t>
      </w:r>
      <w:r w:rsidDel="00000000" w:rsidR="00000000" w:rsidRPr="00000000">
        <w:rPr>
          <w:rFonts w:ascii="Arial Unicode MS" w:cs="Arial Unicode MS" w:eastAsia="Arial Unicode MS" w:hAnsi="Arial Unicode MS"/>
          <w:rtl w:val="0"/>
        </w:rPr>
        <w:t xml:space="preserve"> → tempo de retenção em minutos</w:t>
      </w:r>
    </w:p>
    <w:p w:rsidR="00000000" w:rsidDel="00000000" w:rsidP="00000000" w:rsidRDefault="00000000" w:rsidRPr="00000000" w14:paraId="0000001C">
      <w:pPr>
        <w:numPr>
          <w:ilvl w:val="0"/>
          <w:numId w:val="1"/>
        </w:numPr>
        <w:spacing w:after="0" w:afterAutospacing="0" w:before="0" w:beforeAutospacing="0" w:lineRule="auto"/>
        <w:ind w:left="720" w:hanging="360"/>
        <w:jc w:val="both"/>
        <w:rPr/>
      </w:pPr>
      <w:r w:rsidDel="00000000" w:rsidR="00000000" w:rsidRPr="00000000">
        <w:rPr>
          <w:b w:val="1"/>
          <w:bCs w:val="1"/>
          <w:rtl w:val="0"/>
        </w:rPr>
        <w:t xml:space="preserve">455.2837</w:t>
      </w:r>
      <w:r w:rsidDel="00000000" w:rsidR="00000000" w:rsidRPr="00000000">
        <w:rPr>
          <w:rFonts w:ascii="Arial Unicode MS" w:cs="Arial Unicode MS" w:eastAsia="Arial Unicode MS" w:hAnsi="Arial Unicode MS"/>
          <w:rtl w:val="0"/>
        </w:rPr>
        <w:t xml:space="preserve"> → valor de m/z detectado</w:t>
      </w:r>
    </w:p>
    <w:p w:rsidR="00000000" w:rsidDel="00000000" w:rsidP="00000000" w:rsidRDefault="00000000" w:rsidRPr="00000000" w14:paraId="0000001D">
      <w:pPr>
        <w:numPr>
          <w:ilvl w:val="0"/>
          <w:numId w:val="1"/>
        </w:numPr>
        <w:spacing w:after="240" w:before="0" w:beforeAutospacing="0" w:lineRule="auto"/>
        <w:ind w:left="720" w:hanging="360"/>
        <w:jc w:val="both"/>
        <w:rPr/>
      </w:pPr>
      <w:commentRangeStart w:id="0"/>
      <w:r w:rsidDel="00000000" w:rsidR="00000000" w:rsidRPr="00000000">
        <w:rPr>
          <w:b w:val="1"/>
          <w:bCs w:val="1"/>
          <w:rtl w:val="0"/>
        </w:rPr>
        <w:t xml:space="preserve">n</w:t>
      </w:r>
      <w:commentRangeEnd w:id="0"/>
      <w:r w:rsidDel="00000000" w:rsidR="00000000" w:rsidRPr="00000000">
        <w:commentReference w:id="0"/>
      </w:r>
      <w:r w:rsidDel="00000000" w:rsidR="00000000" w:rsidRPr="00000000">
        <w:rPr>
          <w:rFonts w:ascii="Arial Unicode MS" w:cs="Arial Unicode MS" w:eastAsia="Arial Unicode MS" w:hAnsi="Arial Unicode MS"/>
          <w:rtl w:val="0"/>
        </w:rPr>
        <w:t xml:space="preserve"> → indicador adicional gerado pelo software (modo de ionização ou polaridade)</w:t>
      </w:r>
    </w:p>
    <w:p w:rsidR="00000000" w:rsidDel="00000000" w:rsidP="00000000" w:rsidRDefault="00000000" w:rsidRPr="00000000" w14:paraId="0000001E">
      <w:pPr>
        <w:pStyle w:val="Heading1"/>
        <w:keepNext w:val="0"/>
        <w:keepLines w:val="0"/>
        <w:spacing w:before="480" w:lineRule="auto"/>
        <w:jc w:val="both"/>
        <w:rPr>
          <w:b w:val="1"/>
          <w:bCs w:val="1"/>
          <w:sz w:val="46"/>
          <w:szCs w:val="46"/>
        </w:rPr>
      </w:pPr>
      <w:bookmarkStart w:colFirst="0" w:colLast="0" w:name="_vozimp4g7uhe" w:id="1"/>
      <w:bookmarkEnd w:id="1"/>
      <w:r w:rsidDel="00000000" w:rsidR="00000000" w:rsidRPr="00000000">
        <w:rPr>
          <w:rtl w:val="0"/>
        </w:rPr>
      </w:r>
    </w:p>
    <w:p w:rsidR="00000000" w:rsidDel="00000000" w:rsidP="00000000" w:rsidRDefault="00000000" w:rsidRPr="00000000" w14:paraId="0000001F">
      <w:pPr>
        <w:spacing w:after="240" w:before="240" w:lineRule="auto"/>
        <w:jc w:val="center"/>
        <w:rPr>
          <w:b w:val="1"/>
          <w:bCs w:val="1"/>
          <w:i w:val="1"/>
          <w:iCs w:val="1"/>
          <w:sz w:val="24"/>
          <w:szCs w:val="24"/>
        </w:rPr>
      </w:pPr>
      <w:r w:rsidDel="00000000" w:rsidR="00000000" w:rsidRPr="00000000">
        <w:rPr>
          <w:b w:val="1"/>
          <w:bCs w:val="1"/>
          <w:i w:val="1"/>
          <w:iCs w:val="1"/>
          <w:sz w:val="24"/>
          <w:szCs w:val="24"/>
          <w:rtl w:val="0"/>
        </w:rPr>
        <w:t xml:space="preserve">Nome: Compound ID</w:t>
      </w:r>
    </w:p>
    <w:p w:rsidR="00000000" w:rsidDel="00000000" w:rsidP="00000000" w:rsidRDefault="00000000" w:rsidRPr="00000000" w14:paraId="00000020">
      <w:pPr>
        <w:spacing w:after="240" w:before="240" w:lineRule="auto"/>
        <w:jc w:val="center"/>
        <w:rPr>
          <w:b w:val="1"/>
          <w:bCs w:val="1"/>
          <w:i w:val="1"/>
          <w:iCs w:val="1"/>
        </w:rPr>
      </w:pPr>
      <w:r w:rsidDel="00000000" w:rsidR="00000000" w:rsidRPr="00000000">
        <w:rPr>
          <w:rtl w:val="0"/>
        </w:rPr>
      </w:r>
    </w:p>
    <w:p w:rsidR="00000000" w:rsidDel="00000000" w:rsidP="00000000" w:rsidRDefault="00000000" w:rsidRPr="00000000" w14:paraId="00000021">
      <w:pPr>
        <w:spacing w:after="240" w:before="240" w:lineRule="auto"/>
        <w:jc w:val="both"/>
        <w:rPr/>
      </w:pPr>
      <w:r w:rsidDel="00000000" w:rsidR="00000000" w:rsidRPr="00000000">
        <w:rPr>
          <w:b w:val="1"/>
          <w:bCs w:val="1"/>
          <w:rtl w:val="0"/>
        </w:rPr>
        <w:t xml:space="preserve">Descrição:</w:t>
      </w:r>
      <w:r w:rsidDel="00000000" w:rsidR="00000000" w:rsidRPr="00000000">
        <w:rPr>
          <w:rtl w:val="0"/>
        </w:rPr>
        <w:t xml:space="preserve"> Identificador único do composto em uma base de dados química externa, como ChemSpider, HMDB ou outra base utilizada pelo software de identificação. Esse código permite relacionar o pico detectado experimentalmente com um composto químico conhecido, facilitando a consulta de informações adicionais como estrutura molecular, propriedades químicas, vias metabólicas e literatura científica. Esse identificador é importante na etapa de anotação ou identificação de metabólitos, pois conecta os dados experimentais com bancos de dados químicos amplamente utilizados na pesquisa científica.</w:t>
      </w:r>
    </w:p>
    <w:p w:rsidR="00000000" w:rsidDel="00000000" w:rsidP="00000000" w:rsidRDefault="00000000" w:rsidRPr="00000000" w14:paraId="00000022">
      <w:pPr>
        <w:spacing w:after="240" w:before="240" w:lineRule="auto"/>
        <w:jc w:val="both"/>
        <w:rPr/>
      </w:pPr>
      <w:r w:rsidDel="00000000" w:rsidR="00000000" w:rsidRPr="00000000">
        <w:rPr>
          <w:b w:val="1"/>
          <w:bCs w:val="1"/>
          <w:rtl w:val="0"/>
        </w:rPr>
        <w:t xml:space="preserve">Tipo:</w:t>
      </w:r>
      <w:r w:rsidDel="00000000" w:rsidR="00000000" w:rsidRPr="00000000">
        <w:rPr>
          <w:rtl w:val="0"/>
        </w:rPr>
        <w:t xml:space="preserve"> Texto (string)</w:t>
      </w:r>
    </w:p>
    <w:p w:rsidR="00000000" w:rsidDel="00000000" w:rsidP="00000000" w:rsidRDefault="00000000" w:rsidRPr="00000000" w14:paraId="00000023">
      <w:pPr>
        <w:spacing w:after="240" w:before="240" w:lineRule="auto"/>
        <w:jc w:val="both"/>
        <w:rPr/>
      </w:pPr>
      <w:r w:rsidDel="00000000" w:rsidR="00000000" w:rsidRPr="00000000">
        <w:rPr>
          <w:b w:val="1"/>
          <w:bCs w:val="1"/>
          <w:rtl w:val="0"/>
        </w:rPr>
        <w:t xml:space="preserve">Exemplo: </w:t>
      </w:r>
      <w:r w:rsidDel="00000000" w:rsidR="00000000" w:rsidRPr="00000000">
        <w:rPr>
          <w:rtl w:val="0"/>
        </w:rPr>
        <w:t xml:space="preserve">CSID8961805</w:t>
      </w:r>
    </w:p>
    <w:p w:rsidR="00000000" w:rsidDel="00000000" w:rsidP="00000000" w:rsidRDefault="00000000" w:rsidRPr="00000000" w14:paraId="00000024">
      <w:pPr>
        <w:spacing w:after="240" w:before="240" w:lineRule="auto"/>
        <w:jc w:val="both"/>
        <w:rPr/>
      </w:pPr>
      <w:r w:rsidDel="00000000" w:rsidR="00000000" w:rsidRPr="00000000">
        <w:rPr>
          <w:rtl w:val="0"/>
        </w:rPr>
      </w:r>
    </w:p>
    <w:p w:rsidR="00000000" w:rsidDel="00000000" w:rsidP="00000000" w:rsidRDefault="00000000" w:rsidRPr="00000000" w14:paraId="00000025">
      <w:pPr>
        <w:spacing w:after="240" w:before="240" w:lineRule="auto"/>
        <w:jc w:val="both"/>
        <w:rPr/>
      </w:pPr>
      <w:r w:rsidDel="00000000" w:rsidR="00000000" w:rsidRPr="00000000">
        <w:rPr>
          <w:rtl w:val="0"/>
        </w:rPr>
      </w:r>
    </w:p>
    <w:p w:rsidR="00000000" w:rsidDel="00000000" w:rsidP="00000000" w:rsidRDefault="00000000" w:rsidRPr="00000000" w14:paraId="00000026">
      <w:pPr>
        <w:spacing w:after="240" w:before="240" w:lineRule="auto"/>
        <w:jc w:val="center"/>
        <w:rPr>
          <w:b w:val="1"/>
          <w:bCs w:val="1"/>
          <w:i w:val="1"/>
          <w:iCs w:val="1"/>
          <w:sz w:val="24"/>
          <w:szCs w:val="24"/>
        </w:rPr>
      </w:pPr>
      <w:r w:rsidDel="00000000" w:rsidR="00000000" w:rsidRPr="00000000">
        <w:rPr>
          <w:b w:val="1"/>
          <w:bCs w:val="1"/>
          <w:i w:val="1"/>
          <w:iCs w:val="1"/>
          <w:sz w:val="24"/>
          <w:szCs w:val="24"/>
          <w:rtl w:val="0"/>
        </w:rPr>
        <w:t xml:space="preserve">Nome: Adducts</w:t>
      </w:r>
    </w:p>
    <w:p w:rsidR="00000000" w:rsidDel="00000000" w:rsidP="00000000" w:rsidRDefault="00000000" w:rsidRPr="00000000" w14:paraId="00000027">
      <w:pPr>
        <w:spacing w:after="240" w:before="240" w:lineRule="auto"/>
        <w:jc w:val="center"/>
        <w:rPr>
          <w:b w:val="1"/>
          <w:bCs w:val="1"/>
          <w:i w:val="1"/>
          <w:iCs w:val="1"/>
        </w:rPr>
      </w:pPr>
      <w:r w:rsidDel="00000000" w:rsidR="00000000" w:rsidRPr="00000000">
        <w:rPr>
          <w:rtl w:val="0"/>
        </w:rPr>
      </w:r>
    </w:p>
    <w:p w:rsidR="00000000" w:rsidDel="00000000" w:rsidP="00000000" w:rsidRDefault="00000000" w:rsidRPr="00000000" w14:paraId="00000028">
      <w:pPr>
        <w:spacing w:after="240" w:before="240" w:lineRule="auto"/>
        <w:jc w:val="both"/>
        <w:rPr/>
      </w:pPr>
      <w:r w:rsidDel="00000000" w:rsidR="00000000" w:rsidRPr="00000000">
        <w:rPr>
          <w:b w:val="1"/>
          <w:bCs w:val="1"/>
          <w:rtl w:val="0"/>
        </w:rPr>
        <w:t xml:space="preserve">Descrição: </w:t>
      </w:r>
      <w:r w:rsidDel="00000000" w:rsidR="00000000" w:rsidRPr="00000000">
        <w:rPr>
          <w:rtl w:val="0"/>
        </w:rPr>
        <w:t xml:space="preserve">Indica o tipo de aduto formado durante o processo de ionização na espectrometria de massas. Durante a ionização, as moléculas raramente aparecem como espécies neutras; elas geralmente ganham ou perdem prótons ou se associam a outros íons, formando adutos. Esses adutos alteram o valor de m/z observado e precisam ser considerados durante a identificação do composto. Diferentes modos de ionização podem gerar diferentes tipos de adutos.</w:t>
      </w:r>
    </w:p>
    <w:p w:rsidR="00000000" w:rsidDel="00000000" w:rsidP="00000000" w:rsidRDefault="00000000" w:rsidRPr="00000000" w14:paraId="00000029">
      <w:pPr>
        <w:spacing w:after="240" w:before="240" w:lineRule="auto"/>
        <w:jc w:val="both"/>
        <w:rPr/>
      </w:pPr>
      <w:r w:rsidDel="00000000" w:rsidR="00000000" w:rsidRPr="00000000">
        <w:rPr>
          <w:rtl w:val="0"/>
        </w:rPr>
        <w:t xml:space="preserve">Exemplos comuns incluem:</w:t>
      </w:r>
    </w:p>
    <w:p w:rsidR="00000000" w:rsidDel="00000000" w:rsidP="00000000" w:rsidRDefault="00000000" w:rsidRPr="00000000" w14:paraId="0000002A">
      <w:pPr>
        <w:numPr>
          <w:ilvl w:val="0"/>
          <w:numId w:val="5"/>
        </w:numPr>
        <w:spacing w:after="0" w:afterAutospacing="0" w:before="240" w:lineRule="auto"/>
        <w:ind w:left="720" w:hanging="360"/>
        <w:jc w:val="both"/>
        <w:rPr/>
      </w:pPr>
      <w:r w:rsidDel="00000000" w:rsidR="00000000" w:rsidRPr="00000000">
        <w:rPr>
          <w:b w:val="1"/>
          <w:bCs w:val="1"/>
          <w:rtl w:val="0"/>
        </w:rPr>
        <w:t xml:space="preserve">M+H</w:t>
      </w:r>
      <w:r w:rsidDel="00000000" w:rsidR="00000000" w:rsidRPr="00000000">
        <w:rPr>
          <w:rFonts w:ascii="Arial Unicode MS" w:cs="Arial Unicode MS" w:eastAsia="Arial Unicode MS" w:hAnsi="Arial Unicode MS"/>
          <w:rtl w:val="0"/>
        </w:rPr>
        <w:t xml:space="preserve"> → molécula protonada</w:t>
      </w:r>
    </w:p>
    <w:p w:rsidR="00000000" w:rsidDel="00000000" w:rsidP="00000000" w:rsidRDefault="00000000" w:rsidRPr="00000000" w14:paraId="0000002B">
      <w:pPr>
        <w:numPr>
          <w:ilvl w:val="0"/>
          <w:numId w:val="5"/>
        </w:numPr>
        <w:spacing w:after="0" w:afterAutospacing="0" w:before="0" w:beforeAutospacing="0" w:lineRule="auto"/>
        <w:ind w:left="720" w:hanging="360"/>
        <w:jc w:val="both"/>
        <w:rPr/>
      </w:pPr>
      <w:r w:rsidDel="00000000" w:rsidR="00000000" w:rsidRPr="00000000">
        <w:rPr>
          <w:b w:val="1"/>
          <w:bCs w:val="1"/>
          <w:rtl w:val="0"/>
        </w:rPr>
        <w:t xml:space="preserve">M-H</w:t>
      </w:r>
      <w:r w:rsidDel="00000000" w:rsidR="00000000" w:rsidRPr="00000000">
        <w:rPr>
          <w:rFonts w:ascii="Arial Unicode MS" w:cs="Arial Unicode MS" w:eastAsia="Arial Unicode MS" w:hAnsi="Arial Unicode MS"/>
          <w:rtl w:val="0"/>
        </w:rPr>
        <w:t xml:space="preserve"> → molécula desprotonada</w:t>
      </w:r>
    </w:p>
    <w:p w:rsidR="00000000" w:rsidDel="00000000" w:rsidP="00000000" w:rsidRDefault="00000000" w:rsidRPr="00000000" w14:paraId="0000002C">
      <w:pPr>
        <w:numPr>
          <w:ilvl w:val="0"/>
          <w:numId w:val="5"/>
        </w:numPr>
        <w:spacing w:after="0" w:afterAutospacing="0" w:before="0" w:beforeAutospacing="0" w:lineRule="auto"/>
        <w:ind w:left="720" w:hanging="360"/>
        <w:jc w:val="both"/>
        <w:rPr/>
      </w:pPr>
      <w:r w:rsidDel="00000000" w:rsidR="00000000" w:rsidRPr="00000000">
        <w:rPr>
          <w:b w:val="1"/>
          <w:bCs w:val="1"/>
          <w:rtl w:val="0"/>
        </w:rPr>
        <w:t xml:space="preserve">M+Na</w:t>
      </w:r>
      <w:r w:rsidDel="00000000" w:rsidR="00000000" w:rsidRPr="00000000">
        <w:rPr>
          <w:rFonts w:ascii="Arial Unicode MS" w:cs="Arial Unicode MS" w:eastAsia="Arial Unicode MS" w:hAnsi="Arial Unicode MS"/>
          <w:rtl w:val="0"/>
        </w:rPr>
        <w:t xml:space="preserve"> → molécula associada a sódio</w:t>
      </w:r>
    </w:p>
    <w:p w:rsidR="00000000" w:rsidDel="00000000" w:rsidP="00000000" w:rsidRDefault="00000000" w:rsidRPr="00000000" w14:paraId="0000002D">
      <w:pPr>
        <w:numPr>
          <w:ilvl w:val="0"/>
          <w:numId w:val="5"/>
        </w:numPr>
        <w:spacing w:after="240" w:before="0" w:beforeAutospacing="0" w:lineRule="auto"/>
        <w:ind w:left="720" w:hanging="360"/>
        <w:jc w:val="both"/>
        <w:rPr/>
      </w:pPr>
      <w:r w:rsidDel="00000000" w:rsidR="00000000" w:rsidRPr="00000000">
        <w:rPr>
          <w:b w:val="1"/>
          <w:bCs w:val="1"/>
          <w:rtl w:val="0"/>
        </w:rPr>
        <w:t xml:space="preserve">M+K</w:t>
      </w:r>
      <w:r w:rsidDel="00000000" w:rsidR="00000000" w:rsidRPr="00000000">
        <w:rPr>
          <w:rFonts w:ascii="Arial Unicode MS" w:cs="Arial Unicode MS" w:eastAsia="Arial Unicode MS" w:hAnsi="Arial Unicode MS"/>
          <w:rtl w:val="0"/>
        </w:rPr>
        <w:t xml:space="preserve"> → molécula associada a potássio</w:t>
      </w:r>
    </w:p>
    <w:p w:rsidR="00000000" w:rsidDel="00000000" w:rsidP="00000000" w:rsidRDefault="00000000" w:rsidRPr="00000000" w14:paraId="0000002E">
      <w:pPr>
        <w:spacing w:after="240" w:before="240" w:lineRule="auto"/>
        <w:jc w:val="both"/>
        <w:rPr/>
      </w:pPr>
      <w:r w:rsidDel="00000000" w:rsidR="00000000" w:rsidRPr="00000000">
        <w:rPr>
          <w:b w:val="1"/>
          <w:bCs w:val="1"/>
          <w:rtl w:val="0"/>
        </w:rPr>
        <w:t xml:space="preserve">Tipo:</w:t>
      </w:r>
      <w:r w:rsidDel="00000000" w:rsidR="00000000" w:rsidRPr="00000000">
        <w:rPr>
          <w:rtl w:val="0"/>
        </w:rPr>
        <w:t xml:space="preserve"> Texto (string)</w:t>
      </w:r>
    </w:p>
    <w:p w:rsidR="00000000" w:rsidDel="00000000" w:rsidP="00000000" w:rsidRDefault="00000000" w:rsidRPr="00000000" w14:paraId="0000002F">
      <w:pPr>
        <w:spacing w:after="240" w:before="240" w:lineRule="auto"/>
        <w:jc w:val="both"/>
        <w:rPr/>
      </w:pPr>
      <w:r w:rsidDel="00000000" w:rsidR="00000000" w:rsidRPr="00000000">
        <w:rPr>
          <w:b w:val="1"/>
          <w:bCs w:val="1"/>
          <w:rtl w:val="0"/>
        </w:rPr>
        <w:t xml:space="preserve">Exemplo: </w:t>
      </w:r>
      <w:r w:rsidDel="00000000" w:rsidR="00000000" w:rsidRPr="00000000">
        <w:rPr>
          <w:rtl w:val="0"/>
        </w:rPr>
        <w:t xml:space="preserve">M-H</w:t>
      </w:r>
    </w:p>
    <w:p w:rsidR="00000000" w:rsidDel="00000000" w:rsidP="00000000" w:rsidRDefault="00000000" w:rsidRPr="00000000" w14:paraId="00000030">
      <w:pPr>
        <w:spacing w:after="240" w:before="240" w:lineRule="auto"/>
        <w:jc w:val="both"/>
        <w:rPr/>
      </w:pPr>
      <w:r w:rsidDel="00000000" w:rsidR="00000000" w:rsidRPr="00000000">
        <w:rPr>
          <w:rtl w:val="0"/>
        </w:rPr>
      </w:r>
    </w:p>
    <w:p w:rsidR="00000000" w:rsidDel="00000000" w:rsidP="00000000" w:rsidRDefault="00000000" w:rsidRPr="00000000" w14:paraId="00000031">
      <w:pPr>
        <w:spacing w:after="240" w:before="240" w:lineRule="auto"/>
        <w:jc w:val="center"/>
        <w:rPr>
          <w:b w:val="1"/>
          <w:bCs w:val="1"/>
          <w:i w:val="1"/>
          <w:iCs w:val="1"/>
          <w:sz w:val="24"/>
          <w:szCs w:val="24"/>
        </w:rPr>
      </w:pPr>
      <w:r w:rsidDel="00000000" w:rsidR="00000000" w:rsidRPr="00000000">
        <w:rPr>
          <w:b w:val="1"/>
          <w:bCs w:val="1"/>
          <w:i w:val="1"/>
          <w:iCs w:val="1"/>
          <w:sz w:val="24"/>
          <w:szCs w:val="24"/>
          <w:rtl w:val="0"/>
        </w:rPr>
        <w:t xml:space="preserve">Nome: Formula</w:t>
      </w:r>
    </w:p>
    <w:p w:rsidR="00000000" w:rsidDel="00000000" w:rsidP="00000000" w:rsidRDefault="00000000" w:rsidRPr="00000000" w14:paraId="00000032">
      <w:pPr>
        <w:spacing w:after="240" w:before="240" w:lineRule="auto"/>
        <w:jc w:val="center"/>
        <w:rPr>
          <w:b w:val="1"/>
          <w:bCs w:val="1"/>
          <w:i w:val="1"/>
          <w:iCs w:val="1"/>
        </w:rPr>
      </w:pPr>
      <w:r w:rsidDel="00000000" w:rsidR="00000000" w:rsidRPr="00000000">
        <w:rPr>
          <w:rtl w:val="0"/>
        </w:rPr>
      </w:r>
    </w:p>
    <w:p w:rsidR="00000000" w:rsidDel="00000000" w:rsidP="00000000" w:rsidRDefault="00000000" w:rsidRPr="00000000" w14:paraId="00000033">
      <w:pPr>
        <w:spacing w:after="240" w:before="240" w:lineRule="auto"/>
        <w:jc w:val="both"/>
        <w:rPr/>
      </w:pPr>
      <w:r w:rsidDel="00000000" w:rsidR="00000000" w:rsidRPr="00000000">
        <w:rPr>
          <w:b w:val="1"/>
          <w:bCs w:val="1"/>
          <w:rtl w:val="0"/>
        </w:rPr>
        <w:t xml:space="preserve">Descrição: </w:t>
      </w:r>
      <w:r w:rsidDel="00000000" w:rsidR="00000000" w:rsidRPr="00000000">
        <w:rPr>
          <w:rtl w:val="0"/>
        </w:rPr>
        <w:t xml:space="preserve">Fórmula molecular do composto identificado. Essa fórmula indica a quantidade de cada elemento químico presente na molécula, como carbono, hidrogênio, oxigênio, nitrogênio, entre outros. A fórmula molecular é geralmente inferida a partir da massa exata do composto e comparada com bancos de dados químicos para sugerir possíveis estruturas moleculares compatíveis com os dados experimentais.</w:t>
      </w:r>
    </w:p>
    <w:p w:rsidR="00000000" w:rsidDel="00000000" w:rsidP="00000000" w:rsidRDefault="00000000" w:rsidRPr="00000000" w14:paraId="00000034">
      <w:pPr>
        <w:spacing w:after="240" w:before="240" w:lineRule="auto"/>
        <w:jc w:val="both"/>
        <w:rPr/>
      </w:pPr>
      <w:r w:rsidDel="00000000" w:rsidR="00000000" w:rsidRPr="00000000">
        <w:rPr>
          <w:b w:val="1"/>
          <w:bCs w:val="1"/>
          <w:rtl w:val="0"/>
        </w:rPr>
        <w:t xml:space="preserve">Tipo:</w:t>
      </w:r>
      <w:r w:rsidDel="00000000" w:rsidR="00000000" w:rsidRPr="00000000">
        <w:rPr>
          <w:rtl w:val="0"/>
        </w:rPr>
        <w:t xml:space="preserve"> Texto (string)</w:t>
      </w:r>
    </w:p>
    <w:p w:rsidR="00000000" w:rsidDel="00000000" w:rsidP="00000000" w:rsidRDefault="00000000" w:rsidRPr="00000000" w14:paraId="00000035">
      <w:pPr>
        <w:spacing w:after="240" w:before="240" w:lineRule="auto"/>
        <w:jc w:val="both"/>
        <w:rPr/>
      </w:pPr>
      <w:r w:rsidDel="00000000" w:rsidR="00000000" w:rsidRPr="00000000">
        <w:rPr>
          <w:b w:val="1"/>
          <w:bCs w:val="1"/>
          <w:rtl w:val="0"/>
        </w:rPr>
        <w:t xml:space="preserve">Exemplo:</w:t>
        <w:br w:type="textWrapping"/>
      </w:r>
      <w:r w:rsidDel="00000000" w:rsidR="00000000" w:rsidRPr="00000000">
        <w:rPr>
          <w:rtl w:val="0"/>
        </w:rPr>
        <w:t xml:space="preserve">C20H20O8</w:t>
      </w:r>
    </w:p>
    <w:p w:rsidR="00000000" w:rsidDel="00000000" w:rsidP="00000000" w:rsidRDefault="00000000" w:rsidRPr="00000000" w14:paraId="00000036">
      <w:pPr>
        <w:spacing w:after="240" w:before="240" w:lineRule="auto"/>
        <w:jc w:val="both"/>
        <w:rPr/>
      </w:pPr>
      <w:r w:rsidDel="00000000" w:rsidR="00000000" w:rsidRPr="00000000">
        <w:rPr>
          <w:rtl w:val="0"/>
        </w:rPr>
      </w:r>
    </w:p>
    <w:p w:rsidR="00000000" w:rsidDel="00000000" w:rsidP="00000000" w:rsidRDefault="00000000" w:rsidRPr="00000000" w14:paraId="00000037">
      <w:pPr>
        <w:spacing w:after="240" w:before="240" w:lineRule="auto"/>
        <w:jc w:val="center"/>
        <w:rPr>
          <w:b w:val="1"/>
          <w:bCs w:val="1"/>
          <w:i w:val="1"/>
          <w:iCs w:val="1"/>
          <w:sz w:val="24"/>
          <w:szCs w:val="24"/>
        </w:rPr>
      </w:pPr>
      <w:r w:rsidDel="00000000" w:rsidR="00000000" w:rsidRPr="00000000">
        <w:rPr>
          <w:b w:val="1"/>
          <w:bCs w:val="1"/>
          <w:i w:val="1"/>
          <w:iCs w:val="1"/>
          <w:sz w:val="24"/>
          <w:szCs w:val="24"/>
          <w:rtl w:val="0"/>
        </w:rPr>
        <w:t xml:space="preserve">Nome: Score</w:t>
      </w:r>
    </w:p>
    <w:p w:rsidR="00000000" w:rsidDel="00000000" w:rsidP="00000000" w:rsidRDefault="00000000" w:rsidRPr="00000000" w14:paraId="00000038">
      <w:pPr>
        <w:spacing w:after="240" w:before="240" w:lineRule="auto"/>
        <w:jc w:val="center"/>
        <w:rPr>
          <w:b w:val="1"/>
          <w:bCs w:val="1"/>
          <w:i w:val="1"/>
          <w:iCs w:val="1"/>
          <w:sz w:val="24"/>
          <w:szCs w:val="24"/>
        </w:rPr>
      </w:pPr>
      <w:r w:rsidDel="00000000" w:rsidR="00000000" w:rsidRPr="00000000">
        <w:rPr>
          <w:rtl w:val="0"/>
        </w:rPr>
      </w:r>
    </w:p>
    <w:p w:rsidR="00000000" w:rsidDel="00000000" w:rsidP="00000000" w:rsidRDefault="00000000" w:rsidRPr="00000000" w14:paraId="00000039">
      <w:pPr>
        <w:spacing w:after="240" w:before="240" w:lineRule="auto"/>
        <w:jc w:val="both"/>
        <w:rPr/>
      </w:pPr>
      <w:r w:rsidDel="00000000" w:rsidR="00000000" w:rsidRPr="00000000">
        <w:rPr>
          <w:b w:val="1"/>
          <w:bCs w:val="1"/>
          <w:rtl w:val="0"/>
        </w:rPr>
        <w:t xml:space="preserve">Descrição: </w:t>
      </w:r>
      <w:r w:rsidDel="00000000" w:rsidR="00000000" w:rsidRPr="00000000">
        <w:rPr>
          <w:rtl w:val="0"/>
        </w:rPr>
        <w:t xml:space="preserve">Pontuação geral atribuída pelo software de identificação de compostos, indicando o grau de confiança da correspondência entre o sinal detectado no experimento e um composto presente na base de dados.</w:t>
      </w:r>
    </w:p>
    <w:p w:rsidR="00000000" w:rsidDel="00000000" w:rsidP="00000000" w:rsidRDefault="00000000" w:rsidRPr="00000000" w14:paraId="0000003A">
      <w:pPr>
        <w:spacing w:after="240" w:before="240" w:lineRule="auto"/>
        <w:jc w:val="both"/>
        <w:rPr/>
      </w:pPr>
      <w:r w:rsidDel="00000000" w:rsidR="00000000" w:rsidRPr="00000000">
        <w:rPr>
          <w:rtl w:val="0"/>
        </w:rPr>
        <w:t xml:space="preserve">Esse valor geralmente é calculado considerando diversos fatores, como:</w:t>
      </w:r>
    </w:p>
    <w:p w:rsidR="00000000" w:rsidDel="00000000" w:rsidP="00000000" w:rsidRDefault="00000000" w:rsidRPr="00000000" w14:paraId="0000003B">
      <w:pPr>
        <w:numPr>
          <w:ilvl w:val="0"/>
          <w:numId w:val="3"/>
        </w:numPr>
        <w:spacing w:after="0" w:afterAutospacing="0" w:before="240" w:lineRule="auto"/>
        <w:ind w:left="720" w:hanging="360"/>
        <w:jc w:val="both"/>
        <w:rPr/>
      </w:pPr>
      <w:r w:rsidDel="00000000" w:rsidR="00000000" w:rsidRPr="00000000">
        <w:rPr>
          <w:rtl w:val="0"/>
        </w:rPr>
        <w:t xml:space="preserve">precisão da massa detectada</w:t>
      </w:r>
    </w:p>
    <w:p w:rsidR="00000000" w:rsidDel="00000000" w:rsidP="00000000" w:rsidRDefault="00000000" w:rsidRPr="00000000" w14:paraId="0000003C">
      <w:pPr>
        <w:numPr>
          <w:ilvl w:val="0"/>
          <w:numId w:val="3"/>
        </w:numPr>
        <w:spacing w:after="0" w:afterAutospacing="0" w:before="0" w:beforeAutospacing="0" w:lineRule="auto"/>
        <w:ind w:left="720" w:hanging="360"/>
        <w:jc w:val="both"/>
        <w:rPr/>
      </w:pPr>
      <w:r w:rsidDel="00000000" w:rsidR="00000000" w:rsidRPr="00000000">
        <w:rPr>
          <w:rtl w:val="0"/>
        </w:rPr>
        <w:t xml:space="preserve">padrão isotópico</w:t>
      </w:r>
    </w:p>
    <w:p w:rsidR="00000000" w:rsidDel="00000000" w:rsidP="00000000" w:rsidRDefault="00000000" w:rsidRPr="00000000" w14:paraId="0000003D">
      <w:pPr>
        <w:numPr>
          <w:ilvl w:val="0"/>
          <w:numId w:val="3"/>
        </w:numPr>
        <w:spacing w:after="0" w:afterAutospacing="0" w:before="0" w:beforeAutospacing="0" w:lineRule="auto"/>
        <w:ind w:left="720" w:hanging="360"/>
        <w:jc w:val="both"/>
        <w:rPr/>
      </w:pPr>
      <w:r w:rsidDel="00000000" w:rsidR="00000000" w:rsidRPr="00000000">
        <w:rPr>
          <w:rtl w:val="0"/>
        </w:rPr>
        <w:t xml:space="preserve">fragmentação do espectro</w:t>
      </w:r>
    </w:p>
    <w:p w:rsidR="00000000" w:rsidDel="00000000" w:rsidP="00000000" w:rsidRDefault="00000000" w:rsidRPr="00000000" w14:paraId="0000003E">
      <w:pPr>
        <w:numPr>
          <w:ilvl w:val="0"/>
          <w:numId w:val="3"/>
        </w:numPr>
        <w:spacing w:after="240" w:before="0" w:beforeAutospacing="0" w:lineRule="auto"/>
        <w:ind w:left="720" w:hanging="360"/>
        <w:jc w:val="both"/>
        <w:rPr/>
      </w:pPr>
      <w:r w:rsidDel="00000000" w:rsidR="00000000" w:rsidRPr="00000000">
        <w:rPr>
          <w:rtl w:val="0"/>
        </w:rPr>
        <w:t xml:space="preserve">correspondência com banco de dados</w:t>
      </w:r>
    </w:p>
    <w:p w:rsidR="00000000" w:rsidDel="00000000" w:rsidP="00000000" w:rsidRDefault="00000000" w:rsidRPr="00000000" w14:paraId="0000003F">
      <w:pPr>
        <w:spacing w:after="240" w:before="240" w:lineRule="auto"/>
        <w:jc w:val="both"/>
        <w:rPr/>
      </w:pPr>
      <w:r w:rsidDel="00000000" w:rsidR="00000000" w:rsidRPr="00000000">
        <w:rPr>
          <w:rtl w:val="0"/>
        </w:rPr>
        <w:t xml:space="preserve">Quanto maior o score, maior a probabilidade de que o composto identificado esteja correto.</w:t>
      </w:r>
    </w:p>
    <w:p w:rsidR="00000000" w:rsidDel="00000000" w:rsidP="00000000" w:rsidRDefault="00000000" w:rsidRPr="00000000" w14:paraId="00000040">
      <w:pPr>
        <w:spacing w:after="240" w:before="240" w:lineRule="auto"/>
        <w:jc w:val="both"/>
        <w:rPr/>
      </w:pPr>
      <w:r w:rsidDel="00000000" w:rsidR="00000000" w:rsidRPr="00000000">
        <w:rPr>
          <w:b w:val="1"/>
          <w:bCs w:val="1"/>
          <w:rtl w:val="0"/>
        </w:rPr>
        <w:t xml:space="preserve">Tipo:</w:t>
      </w:r>
      <w:r w:rsidDel="00000000" w:rsidR="00000000" w:rsidRPr="00000000">
        <w:rPr>
          <w:rtl w:val="0"/>
        </w:rPr>
        <w:t xml:space="preserve"> Numérico (float)</w:t>
      </w:r>
    </w:p>
    <w:p w:rsidR="00000000" w:rsidDel="00000000" w:rsidP="00000000" w:rsidRDefault="00000000" w:rsidRPr="00000000" w14:paraId="00000041">
      <w:pPr>
        <w:spacing w:after="240" w:before="240" w:lineRule="auto"/>
        <w:jc w:val="both"/>
        <w:rPr/>
      </w:pPr>
      <w:r w:rsidDel="00000000" w:rsidR="00000000" w:rsidRPr="00000000">
        <w:rPr>
          <w:b w:val="1"/>
          <w:bCs w:val="1"/>
          <w:rtl w:val="0"/>
        </w:rPr>
        <w:t xml:space="preserve">Exemplo: </w:t>
      </w:r>
      <w:r w:rsidDel="00000000" w:rsidR="00000000" w:rsidRPr="00000000">
        <w:rPr>
          <w:rtl w:val="0"/>
        </w:rPr>
        <w:t xml:space="preserve">35.2</w:t>
      </w:r>
    </w:p>
    <w:p w:rsidR="00000000" w:rsidDel="00000000" w:rsidP="00000000" w:rsidRDefault="00000000" w:rsidRPr="00000000" w14:paraId="00000042">
      <w:pPr>
        <w:spacing w:after="240" w:before="240" w:lineRule="auto"/>
        <w:jc w:val="both"/>
        <w:rPr/>
      </w:pPr>
      <w:r w:rsidDel="00000000" w:rsidR="00000000" w:rsidRPr="00000000">
        <w:rPr>
          <w:rtl w:val="0"/>
        </w:rPr>
      </w:r>
    </w:p>
    <w:p w:rsidR="00000000" w:rsidDel="00000000" w:rsidP="00000000" w:rsidRDefault="00000000" w:rsidRPr="00000000" w14:paraId="00000043">
      <w:pPr>
        <w:spacing w:after="240" w:before="240" w:lineRule="auto"/>
        <w:jc w:val="center"/>
        <w:rPr>
          <w:b w:val="1"/>
          <w:bCs w:val="1"/>
          <w:i w:val="1"/>
          <w:iCs w:val="1"/>
          <w:sz w:val="24"/>
          <w:szCs w:val="24"/>
        </w:rPr>
      </w:pPr>
      <w:r w:rsidDel="00000000" w:rsidR="00000000" w:rsidRPr="00000000">
        <w:rPr>
          <w:b w:val="1"/>
          <w:bCs w:val="1"/>
          <w:i w:val="1"/>
          <w:iCs w:val="1"/>
          <w:sz w:val="24"/>
          <w:szCs w:val="24"/>
          <w:rtl w:val="0"/>
        </w:rPr>
        <w:t xml:space="preserve">Nome: Fragmentation Score</w:t>
      </w:r>
    </w:p>
    <w:p w:rsidR="00000000" w:rsidDel="00000000" w:rsidP="00000000" w:rsidRDefault="00000000" w:rsidRPr="00000000" w14:paraId="00000044">
      <w:pPr>
        <w:spacing w:after="240" w:before="240" w:lineRule="auto"/>
        <w:jc w:val="center"/>
        <w:rPr>
          <w:b w:val="1"/>
          <w:bCs w:val="1"/>
          <w:i w:val="1"/>
          <w:iCs w:val="1"/>
          <w:sz w:val="24"/>
          <w:szCs w:val="24"/>
        </w:rPr>
      </w:pPr>
      <w:r w:rsidDel="00000000" w:rsidR="00000000" w:rsidRPr="00000000">
        <w:rPr>
          <w:rtl w:val="0"/>
        </w:rPr>
      </w:r>
    </w:p>
    <w:p w:rsidR="00000000" w:rsidDel="00000000" w:rsidP="00000000" w:rsidRDefault="00000000" w:rsidRPr="00000000" w14:paraId="00000045">
      <w:pPr>
        <w:spacing w:after="240" w:before="240" w:lineRule="auto"/>
        <w:jc w:val="both"/>
        <w:rPr/>
      </w:pPr>
      <w:r w:rsidDel="00000000" w:rsidR="00000000" w:rsidRPr="00000000">
        <w:rPr>
          <w:b w:val="1"/>
          <w:bCs w:val="1"/>
          <w:rtl w:val="0"/>
        </w:rPr>
        <w:t xml:space="preserve">Descrição:</w:t>
      </w:r>
      <w:r w:rsidDel="00000000" w:rsidR="00000000" w:rsidRPr="00000000">
        <w:rPr>
          <w:rtl w:val="0"/>
        </w:rPr>
        <w:t xml:space="preserve"> Pontuação que avalia a qualidade da correspondência entre os fragmentos experimentais observados no espectro MS/MS e os fragmentos teóricos esperados para um determinado composto. Durante a espectrometria de massas em tandem (MS/MS), as moléculas podem se fragmentar em pedaços menores. Esses fragmentos formam um padrão característico que pode ser comparado com padrões teóricos ou bibliotecas espectrais. Quanto maior esse valor, melhor a correspondência entre os fragmentos detectados e os fragmentos esperados.</w:t>
      </w:r>
    </w:p>
    <w:p w:rsidR="00000000" w:rsidDel="00000000" w:rsidP="00000000" w:rsidRDefault="00000000" w:rsidRPr="00000000" w14:paraId="00000046">
      <w:pPr>
        <w:spacing w:after="240" w:before="240" w:lineRule="auto"/>
        <w:jc w:val="both"/>
        <w:rPr/>
      </w:pPr>
      <w:r w:rsidDel="00000000" w:rsidR="00000000" w:rsidRPr="00000000">
        <w:rPr>
          <w:b w:val="1"/>
          <w:bCs w:val="1"/>
          <w:rtl w:val="0"/>
        </w:rPr>
        <w:t xml:space="preserve">Tipo:</w:t>
      </w:r>
      <w:r w:rsidDel="00000000" w:rsidR="00000000" w:rsidRPr="00000000">
        <w:rPr>
          <w:rtl w:val="0"/>
        </w:rPr>
        <w:t xml:space="preserve"> Numérico (float)</w:t>
      </w:r>
    </w:p>
    <w:p w:rsidR="00000000" w:rsidDel="00000000" w:rsidP="00000000" w:rsidRDefault="00000000" w:rsidRPr="00000000" w14:paraId="00000047">
      <w:pPr>
        <w:spacing w:after="240" w:before="240" w:lineRule="auto"/>
        <w:jc w:val="both"/>
        <w:rPr/>
      </w:pPr>
      <w:r w:rsidDel="00000000" w:rsidR="00000000" w:rsidRPr="00000000">
        <w:rPr>
          <w:b w:val="1"/>
          <w:bCs w:val="1"/>
          <w:rtl w:val="0"/>
        </w:rPr>
        <w:t xml:space="preserve">Exemplo: </w:t>
      </w:r>
      <w:r w:rsidDel="00000000" w:rsidR="00000000" w:rsidRPr="00000000">
        <w:rPr>
          <w:rtl w:val="0"/>
        </w:rPr>
        <w:t xml:space="preserve">86.3</w:t>
      </w:r>
    </w:p>
    <w:p w:rsidR="00000000" w:rsidDel="00000000" w:rsidP="00000000" w:rsidRDefault="00000000" w:rsidRPr="00000000" w14:paraId="00000048">
      <w:pPr>
        <w:spacing w:after="240" w:before="240" w:lineRule="auto"/>
        <w:jc w:val="both"/>
        <w:rPr/>
      </w:pPr>
      <w:r w:rsidDel="00000000" w:rsidR="00000000" w:rsidRPr="00000000">
        <w:rPr>
          <w:rtl w:val="0"/>
        </w:rPr>
      </w:r>
    </w:p>
    <w:p w:rsidR="00000000" w:rsidDel="00000000" w:rsidP="00000000" w:rsidRDefault="00000000" w:rsidRPr="00000000" w14:paraId="00000049">
      <w:pPr>
        <w:spacing w:after="240" w:before="240" w:lineRule="auto"/>
        <w:jc w:val="both"/>
        <w:rPr/>
      </w:pPr>
      <w:r w:rsidDel="00000000" w:rsidR="00000000" w:rsidRPr="00000000">
        <w:rPr>
          <w:rtl w:val="0"/>
        </w:rPr>
      </w:r>
    </w:p>
    <w:p w:rsidR="00000000" w:rsidDel="00000000" w:rsidP="00000000" w:rsidRDefault="00000000" w:rsidRPr="00000000" w14:paraId="0000004A">
      <w:pPr>
        <w:spacing w:after="240" w:before="240" w:lineRule="auto"/>
        <w:jc w:val="center"/>
        <w:rPr>
          <w:b w:val="1"/>
          <w:bCs w:val="1"/>
          <w:sz w:val="24"/>
          <w:szCs w:val="24"/>
        </w:rPr>
      </w:pPr>
      <w:r w:rsidDel="00000000" w:rsidR="00000000" w:rsidRPr="00000000">
        <w:rPr>
          <w:b w:val="1"/>
          <w:bCs w:val="1"/>
          <w:sz w:val="24"/>
          <w:szCs w:val="24"/>
          <w:rtl w:val="0"/>
        </w:rPr>
        <w:t xml:space="preserve">Nome: Mass Error (ppm)</w:t>
      </w:r>
    </w:p>
    <w:p w:rsidR="00000000" w:rsidDel="00000000" w:rsidP="00000000" w:rsidRDefault="00000000" w:rsidRPr="00000000" w14:paraId="0000004B">
      <w:pPr>
        <w:spacing w:after="240" w:before="240" w:lineRule="auto"/>
        <w:jc w:val="center"/>
        <w:rPr>
          <w:b w:val="1"/>
          <w:bCs w:val="1"/>
          <w:sz w:val="24"/>
          <w:szCs w:val="24"/>
        </w:rPr>
      </w:pPr>
      <w:r w:rsidDel="00000000" w:rsidR="00000000" w:rsidRPr="00000000">
        <w:rPr>
          <w:rtl w:val="0"/>
        </w:rPr>
      </w:r>
    </w:p>
    <w:p w:rsidR="00000000" w:rsidDel="00000000" w:rsidP="00000000" w:rsidRDefault="00000000" w:rsidRPr="00000000" w14:paraId="0000004C">
      <w:pPr>
        <w:spacing w:after="240" w:before="240" w:lineRule="auto"/>
        <w:jc w:val="both"/>
        <w:rPr/>
      </w:pPr>
      <w:r w:rsidDel="00000000" w:rsidR="00000000" w:rsidRPr="00000000">
        <w:rPr>
          <w:b w:val="1"/>
          <w:bCs w:val="1"/>
          <w:rtl w:val="0"/>
        </w:rPr>
        <w:t xml:space="preserve">Descrição:</w:t>
      </w:r>
      <w:r w:rsidDel="00000000" w:rsidR="00000000" w:rsidRPr="00000000">
        <w:rPr>
          <w:rtl w:val="0"/>
        </w:rPr>
        <w:t xml:space="preserve"> Erro entre a massa experimental medida pelo espectrômetro de massas e a massa teórica calculada para o composto, expresso em partes por milhão (ppm). Esse valor indica a precisão da medição da massa. Em espectrometria de alta resolução, valores de erro geralmente são muito pequenos.</w:t>
      </w:r>
    </w:p>
    <w:p w:rsidR="00000000" w:rsidDel="00000000" w:rsidP="00000000" w:rsidRDefault="00000000" w:rsidRPr="00000000" w14:paraId="0000004D">
      <w:pPr>
        <w:numPr>
          <w:ilvl w:val="0"/>
          <w:numId w:val="7"/>
        </w:numPr>
        <w:spacing w:after="0" w:afterAutospacing="0" w:before="240" w:lineRule="auto"/>
        <w:ind w:left="720" w:hanging="360"/>
        <w:jc w:val="both"/>
        <w:rPr/>
      </w:pPr>
      <w:r w:rsidDel="00000000" w:rsidR="00000000" w:rsidRPr="00000000">
        <w:rPr>
          <w:rtl w:val="0"/>
        </w:rPr>
        <w:t xml:space="preserve">Valores próximos de 0 ppm indicam alta precisão.</w:t>
      </w:r>
    </w:p>
    <w:p w:rsidR="00000000" w:rsidDel="00000000" w:rsidP="00000000" w:rsidRDefault="00000000" w:rsidRPr="00000000" w14:paraId="0000004E">
      <w:pPr>
        <w:numPr>
          <w:ilvl w:val="0"/>
          <w:numId w:val="7"/>
        </w:numPr>
        <w:spacing w:after="240" w:before="0" w:beforeAutospacing="0" w:lineRule="auto"/>
        <w:ind w:left="720" w:hanging="360"/>
        <w:jc w:val="both"/>
        <w:rPr/>
      </w:pPr>
      <w:r w:rsidDel="00000000" w:rsidR="00000000" w:rsidRPr="00000000">
        <w:rPr>
          <w:rtl w:val="0"/>
        </w:rPr>
        <w:t xml:space="preserve">Valores muito altos podem indicar erro de identificação.</w:t>
      </w:r>
    </w:p>
    <w:p w:rsidR="00000000" w:rsidDel="00000000" w:rsidP="00000000" w:rsidRDefault="00000000" w:rsidRPr="00000000" w14:paraId="0000004F">
      <w:pPr>
        <w:spacing w:after="240" w:before="240" w:lineRule="auto"/>
        <w:jc w:val="both"/>
        <w:rPr/>
      </w:pPr>
      <w:r w:rsidDel="00000000" w:rsidR="00000000" w:rsidRPr="00000000">
        <w:rPr>
          <w:b w:val="1"/>
          <w:bCs w:val="1"/>
          <w:rtl w:val="0"/>
        </w:rPr>
        <w:t xml:space="preserve">Tipo:</w:t>
      </w:r>
      <w:r w:rsidDel="00000000" w:rsidR="00000000" w:rsidRPr="00000000">
        <w:rPr>
          <w:rtl w:val="0"/>
        </w:rPr>
        <w:t xml:space="preserve"> Numérico (float)</w:t>
      </w:r>
    </w:p>
    <w:p w:rsidR="00000000" w:rsidDel="00000000" w:rsidP="00000000" w:rsidRDefault="00000000" w:rsidRPr="00000000" w14:paraId="00000050">
      <w:pPr>
        <w:spacing w:after="240" w:before="240" w:lineRule="auto"/>
        <w:jc w:val="both"/>
        <w:rPr/>
      </w:pPr>
      <w:r w:rsidDel="00000000" w:rsidR="00000000" w:rsidRPr="00000000">
        <w:rPr>
          <w:b w:val="1"/>
          <w:bCs w:val="1"/>
          <w:rtl w:val="0"/>
        </w:rPr>
        <w:t xml:space="preserve">Exemplo: </w:t>
      </w:r>
      <w:r w:rsidDel="00000000" w:rsidR="00000000" w:rsidRPr="00000000">
        <w:rPr>
          <w:rtl w:val="0"/>
        </w:rPr>
        <w:t xml:space="preserve">-3.84</w:t>
      </w:r>
    </w:p>
    <w:p w:rsidR="00000000" w:rsidDel="00000000" w:rsidP="00000000" w:rsidRDefault="00000000" w:rsidRPr="00000000" w14:paraId="00000051">
      <w:pPr>
        <w:spacing w:after="240" w:before="240" w:lineRule="auto"/>
        <w:jc w:val="both"/>
        <w:rPr/>
      </w:pPr>
      <w:r w:rsidDel="00000000" w:rsidR="00000000" w:rsidRPr="00000000">
        <w:rPr>
          <w:rtl w:val="0"/>
        </w:rPr>
      </w:r>
    </w:p>
    <w:p w:rsidR="00000000" w:rsidDel="00000000" w:rsidP="00000000" w:rsidRDefault="00000000" w:rsidRPr="00000000" w14:paraId="00000052">
      <w:pPr>
        <w:spacing w:after="240" w:before="240" w:lineRule="auto"/>
        <w:jc w:val="both"/>
        <w:rPr/>
      </w:pPr>
      <w:r w:rsidDel="00000000" w:rsidR="00000000" w:rsidRPr="00000000">
        <w:rPr>
          <w:rtl w:val="0"/>
        </w:rPr>
      </w:r>
    </w:p>
    <w:p w:rsidR="00000000" w:rsidDel="00000000" w:rsidP="00000000" w:rsidRDefault="00000000" w:rsidRPr="00000000" w14:paraId="00000053">
      <w:pPr>
        <w:spacing w:after="240" w:before="240" w:lineRule="auto"/>
        <w:jc w:val="center"/>
        <w:rPr>
          <w:b w:val="1"/>
          <w:bCs w:val="1"/>
          <w:i w:val="1"/>
          <w:iCs w:val="1"/>
          <w:sz w:val="24"/>
          <w:szCs w:val="24"/>
        </w:rPr>
      </w:pPr>
      <w:r w:rsidDel="00000000" w:rsidR="00000000" w:rsidRPr="00000000">
        <w:rPr>
          <w:b w:val="1"/>
          <w:bCs w:val="1"/>
          <w:i w:val="1"/>
          <w:iCs w:val="1"/>
          <w:sz w:val="24"/>
          <w:szCs w:val="24"/>
          <w:rtl w:val="0"/>
        </w:rPr>
        <w:t xml:space="preserve">Nome: Isotope Similarity</w:t>
      </w:r>
    </w:p>
    <w:p w:rsidR="00000000" w:rsidDel="00000000" w:rsidP="00000000" w:rsidRDefault="00000000" w:rsidRPr="00000000" w14:paraId="00000054">
      <w:pPr>
        <w:spacing w:after="240" w:before="240" w:lineRule="auto"/>
        <w:jc w:val="center"/>
        <w:rPr>
          <w:b w:val="1"/>
          <w:bCs w:val="1"/>
          <w:i w:val="1"/>
          <w:iCs w:val="1"/>
          <w:sz w:val="24"/>
          <w:szCs w:val="24"/>
        </w:rPr>
      </w:pPr>
      <w:r w:rsidDel="00000000" w:rsidR="00000000" w:rsidRPr="00000000">
        <w:rPr>
          <w:rtl w:val="0"/>
        </w:rPr>
      </w:r>
    </w:p>
    <w:p w:rsidR="00000000" w:rsidDel="00000000" w:rsidP="00000000" w:rsidRDefault="00000000" w:rsidRPr="00000000" w14:paraId="00000055">
      <w:pPr>
        <w:spacing w:after="240" w:before="240" w:lineRule="auto"/>
        <w:jc w:val="both"/>
        <w:rPr/>
      </w:pPr>
      <w:r w:rsidDel="00000000" w:rsidR="00000000" w:rsidRPr="00000000">
        <w:rPr>
          <w:b w:val="1"/>
          <w:bCs w:val="1"/>
          <w:rtl w:val="0"/>
        </w:rPr>
        <w:t xml:space="preserve">Descrição:</w:t>
      </w:r>
      <w:r w:rsidDel="00000000" w:rsidR="00000000" w:rsidRPr="00000000">
        <w:rPr>
          <w:rtl w:val="0"/>
        </w:rPr>
        <w:t xml:space="preserve"> Medida que indica o grau de similaridade entre o padrão isotópico observado experimentalmente e o padrão isotópico teórico esperado para o composto. Os elementos químicos possuem diferentes isótopos naturais, o que gera padrões específicos de distribuição de massas no espectro. O software compara o padrão observado com o esperado para verificar se o composto identificado é compatível com o espectro experimental.</w:t>
      </w:r>
    </w:p>
    <w:p w:rsidR="00000000" w:rsidDel="00000000" w:rsidP="00000000" w:rsidRDefault="00000000" w:rsidRPr="00000000" w14:paraId="00000056">
      <w:pPr>
        <w:spacing w:after="240" w:before="240" w:lineRule="auto"/>
        <w:jc w:val="both"/>
        <w:rPr/>
      </w:pPr>
      <w:r w:rsidDel="00000000" w:rsidR="00000000" w:rsidRPr="00000000">
        <w:rPr>
          <w:rtl w:val="0"/>
        </w:rPr>
        <w:t xml:space="preserve">Valores mais altos indicam maior correspondência entre os padrões isotópicos.</w:t>
      </w:r>
    </w:p>
    <w:p w:rsidR="00000000" w:rsidDel="00000000" w:rsidP="00000000" w:rsidRDefault="00000000" w:rsidRPr="00000000" w14:paraId="00000057">
      <w:pPr>
        <w:spacing w:after="240" w:before="240" w:lineRule="auto"/>
        <w:jc w:val="both"/>
        <w:rPr/>
      </w:pPr>
      <w:r w:rsidDel="00000000" w:rsidR="00000000" w:rsidRPr="00000000">
        <w:rPr>
          <w:b w:val="1"/>
          <w:bCs w:val="1"/>
          <w:rtl w:val="0"/>
        </w:rPr>
        <w:t xml:space="preserve">Tipo:</w:t>
      </w:r>
      <w:r w:rsidDel="00000000" w:rsidR="00000000" w:rsidRPr="00000000">
        <w:rPr>
          <w:rtl w:val="0"/>
        </w:rPr>
        <w:t xml:space="preserve"> Numérico (float)</w:t>
      </w:r>
    </w:p>
    <w:p w:rsidR="00000000" w:rsidDel="00000000" w:rsidP="00000000" w:rsidRDefault="00000000" w:rsidRPr="00000000" w14:paraId="00000058">
      <w:pPr>
        <w:spacing w:after="240" w:before="240" w:lineRule="auto"/>
        <w:jc w:val="both"/>
        <w:rPr/>
      </w:pPr>
      <w:r w:rsidDel="00000000" w:rsidR="00000000" w:rsidRPr="00000000">
        <w:rPr>
          <w:b w:val="1"/>
          <w:bCs w:val="1"/>
          <w:rtl w:val="0"/>
        </w:rPr>
        <w:t xml:space="preserve">Exemplo: </w:t>
      </w:r>
      <w:r w:rsidDel="00000000" w:rsidR="00000000" w:rsidRPr="00000000">
        <w:rPr>
          <w:rtl w:val="0"/>
        </w:rPr>
        <w:t xml:space="preserve">80.73</w:t>
      </w:r>
    </w:p>
    <w:p w:rsidR="00000000" w:rsidDel="00000000" w:rsidP="00000000" w:rsidRDefault="00000000" w:rsidRPr="00000000" w14:paraId="00000059">
      <w:pPr>
        <w:spacing w:after="240" w:before="240" w:lineRule="auto"/>
        <w:jc w:val="both"/>
        <w:rPr/>
      </w:pPr>
      <w:r w:rsidDel="00000000" w:rsidR="00000000" w:rsidRPr="00000000">
        <w:rPr>
          <w:rtl w:val="0"/>
        </w:rPr>
      </w:r>
    </w:p>
    <w:p w:rsidR="00000000" w:rsidDel="00000000" w:rsidP="00000000" w:rsidRDefault="00000000" w:rsidRPr="00000000" w14:paraId="0000005A">
      <w:pPr>
        <w:spacing w:after="240" w:before="240" w:lineRule="auto"/>
        <w:jc w:val="both"/>
        <w:rPr/>
      </w:pPr>
      <w:r w:rsidDel="00000000" w:rsidR="00000000" w:rsidRPr="00000000">
        <w:rPr>
          <w:rtl w:val="0"/>
        </w:rPr>
      </w:r>
    </w:p>
    <w:p w:rsidR="00000000" w:rsidDel="00000000" w:rsidP="00000000" w:rsidRDefault="00000000" w:rsidRPr="00000000" w14:paraId="0000005B">
      <w:pPr>
        <w:spacing w:after="240" w:before="240" w:lineRule="auto"/>
        <w:jc w:val="center"/>
        <w:rPr>
          <w:b w:val="1"/>
          <w:bCs w:val="1"/>
          <w:i w:val="1"/>
          <w:iCs w:val="1"/>
          <w:sz w:val="24"/>
          <w:szCs w:val="24"/>
        </w:rPr>
      </w:pPr>
      <w:r w:rsidDel="00000000" w:rsidR="00000000" w:rsidRPr="00000000">
        <w:rPr>
          <w:b w:val="1"/>
          <w:bCs w:val="1"/>
          <w:i w:val="1"/>
          <w:iCs w:val="1"/>
          <w:sz w:val="24"/>
          <w:szCs w:val="24"/>
          <w:rtl w:val="0"/>
        </w:rPr>
        <w:t xml:space="preserve">Nome: Link</w:t>
      </w:r>
    </w:p>
    <w:p w:rsidR="00000000" w:rsidDel="00000000" w:rsidP="00000000" w:rsidRDefault="00000000" w:rsidRPr="00000000" w14:paraId="0000005C">
      <w:pPr>
        <w:spacing w:after="240" w:before="240" w:lineRule="auto"/>
        <w:jc w:val="center"/>
        <w:rPr>
          <w:b w:val="1"/>
          <w:bCs w:val="1"/>
          <w:i w:val="1"/>
          <w:iCs w:val="1"/>
          <w:sz w:val="24"/>
          <w:szCs w:val="24"/>
        </w:rPr>
      </w:pPr>
      <w:r w:rsidDel="00000000" w:rsidR="00000000" w:rsidRPr="00000000">
        <w:rPr>
          <w:rtl w:val="0"/>
        </w:rPr>
      </w:r>
    </w:p>
    <w:p w:rsidR="00000000" w:rsidDel="00000000" w:rsidP="00000000" w:rsidRDefault="00000000" w:rsidRPr="00000000" w14:paraId="0000005D">
      <w:pPr>
        <w:spacing w:after="240" w:before="240" w:lineRule="auto"/>
        <w:jc w:val="both"/>
        <w:rPr/>
      </w:pPr>
      <w:r w:rsidDel="00000000" w:rsidR="00000000" w:rsidRPr="00000000">
        <w:rPr>
          <w:b w:val="1"/>
          <w:bCs w:val="1"/>
          <w:rtl w:val="0"/>
        </w:rPr>
        <w:t xml:space="preserve">Descrição:</w:t>
      </w:r>
      <w:r w:rsidDel="00000000" w:rsidR="00000000" w:rsidRPr="00000000">
        <w:rPr>
          <w:rtl w:val="0"/>
        </w:rPr>
        <w:t xml:space="preserve"> Endereço eletrônico (URL) que direciona para uma página em uma base de dados química externa, contendo informações detalhadas sobre o composto identificado.</w:t>
      </w:r>
    </w:p>
    <w:p w:rsidR="00000000" w:rsidDel="00000000" w:rsidP="00000000" w:rsidRDefault="00000000" w:rsidRPr="00000000" w14:paraId="0000005E">
      <w:pPr>
        <w:spacing w:after="240" w:before="240" w:lineRule="auto"/>
        <w:jc w:val="both"/>
        <w:rPr/>
      </w:pPr>
      <w:r w:rsidDel="00000000" w:rsidR="00000000" w:rsidRPr="00000000">
        <w:rPr>
          <w:rtl w:val="0"/>
        </w:rPr>
        <w:t xml:space="preserve">Essas informações podem incluir:</w:t>
      </w:r>
    </w:p>
    <w:p w:rsidR="00000000" w:rsidDel="00000000" w:rsidP="00000000" w:rsidRDefault="00000000" w:rsidRPr="00000000" w14:paraId="0000005F">
      <w:pPr>
        <w:numPr>
          <w:ilvl w:val="0"/>
          <w:numId w:val="9"/>
        </w:numPr>
        <w:spacing w:after="0" w:afterAutospacing="0" w:before="240" w:lineRule="auto"/>
        <w:ind w:left="720" w:hanging="360"/>
        <w:jc w:val="both"/>
        <w:rPr/>
      </w:pPr>
      <w:r w:rsidDel="00000000" w:rsidR="00000000" w:rsidRPr="00000000">
        <w:rPr>
          <w:rtl w:val="0"/>
        </w:rPr>
        <w:t xml:space="preserve">estrutura molecular</w:t>
      </w:r>
    </w:p>
    <w:p w:rsidR="00000000" w:rsidDel="00000000" w:rsidP="00000000" w:rsidRDefault="00000000" w:rsidRPr="00000000" w14:paraId="00000060">
      <w:pPr>
        <w:numPr>
          <w:ilvl w:val="0"/>
          <w:numId w:val="9"/>
        </w:numPr>
        <w:spacing w:after="0" w:afterAutospacing="0" w:before="0" w:beforeAutospacing="0" w:lineRule="auto"/>
        <w:ind w:left="720" w:hanging="360"/>
        <w:jc w:val="both"/>
        <w:rPr/>
      </w:pPr>
      <w:r w:rsidDel="00000000" w:rsidR="00000000" w:rsidRPr="00000000">
        <w:rPr>
          <w:rtl w:val="0"/>
        </w:rPr>
        <w:t xml:space="preserve">propriedades físico-químicas</w:t>
      </w:r>
    </w:p>
    <w:p w:rsidR="00000000" w:rsidDel="00000000" w:rsidP="00000000" w:rsidRDefault="00000000" w:rsidRPr="00000000" w14:paraId="00000061">
      <w:pPr>
        <w:numPr>
          <w:ilvl w:val="0"/>
          <w:numId w:val="9"/>
        </w:numPr>
        <w:spacing w:after="0" w:afterAutospacing="0" w:before="0" w:beforeAutospacing="0" w:lineRule="auto"/>
        <w:ind w:left="720" w:hanging="360"/>
        <w:jc w:val="both"/>
        <w:rPr/>
      </w:pPr>
      <w:r w:rsidDel="00000000" w:rsidR="00000000" w:rsidRPr="00000000">
        <w:rPr>
          <w:rtl w:val="0"/>
        </w:rPr>
        <w:t xml:space="preserve">dados espectrais</w:t>
      </w:r>
    </w:p>
    <w:p w:rsidR="00000000" w:rsidDel="00000000" w:rsidP="00000000" w:rsidRDefault="00000000" w:rsidRPr="00000000" w14:paraId="00000062">
      <w:pPr>
        <w:numPr>
          <w:ilvl w:val="0"/>
          <w:numId w:val="9"/>
        </w:numPr>
        <w:spacing w:after="0" w:afterAutospacing="0" w:before="0" w:beforeAutospacing="0" w:lineRule="auto"/>
        <w:ind w:left="720" w:hanging="360"/>
        <w:jc w:val="both"/>
        <w:rPr/>
      </w:pPr>
      <w:r w:rsidDel="00000000" w:rsidR="00000000" w:rsidRPr="00000000">
        <w:rPr>
          <w:rtl w:val="0"/>
        </w:rPr>
        <w:t xml:space="preserve">literatura científica relacionada</w:t>
      </w:r>
    </w:p>
    <w:p w:rsidR="00000000" w:rsidDel="00000000" w:rsidP="00000000" w:rsidRDefault="00000000" w:rsidRPr="00000000" w14:paraId="00000063">
      <w:pPr>
        <w:numPr>
          <w:ilvl w:val="0"/>
          <w:numId w:val="9"/>
        </w:numPr>
        <w:spacing w:after="240" w:before="0" w:beforeAutospacing="0" w:lineRule="auto"/>
        <w:ind w:left="720" w:hanging="360"/>
        <w:jc w:val="both"/>
        <w:rPr/>
      </w:pPr>
      <w:r w:rsidDel="00000000" w:rsidR="00000000" w:rsidRPr="00000000">
        <w:rPr>
          <w:rtl w:val="0"/>
        </w:rPr>
        <w:t xml:space="preserve">vias metabólicas</w:t>
      </w:r>
    </w:p>
    <w:p w:rsidR="00000000" w:rsidDel="00000000" w:rsidP="00000000" w:rsidRDefault="00000000" w:rsidRPr="00000000" w14:paraId="00000064">
      <w:pPr>
        <w:spacing w:after="240" w:before="240" w:lineRule="auto"/>
        <w:jc w:val="both"/>
        <w:rPr/>
      </w:pPr>
      <w:r w:rsidDel="00000000" w:rsidR="00000000" w:rsidRPr="00000000">
        <w:rPr>
          <w:rtl w:val="0"/>
        </w:rPr>
        <w:t xml:space="preserve">Esse campo facilita o acesso rápido às informações adicionais do composto.</w:t>
      </w:r>
    </w:p>
    <w:p w:rsidR="00000000" w:rsidDel="00000000" w:rsidP="00000000" w:rsidRDefault="00000000" w:rsidRPr="00000000" w14:paraId="00000065">
      <w:pPr>
        <w:spacing w:after="240" w:before="240" w:lineRule="auto"/>
        <w:jc w:val="both"/>
        <w:rPr/>
      </w:pPr>
      <w:r w:rsidDel="00000000" w:rsidR="00000000" w:rsidRPr="00000000">
        <w:rPr>
          <w:b w:val="1"/>
          <w:bCs w:val="1"/>
          <w:rtl w:val="0"/>
        </w:rPr>
        <w:t xml:space="preserve">Tipo:</w:t>
      </w:r>
      <w:r w:rsidDel="00000000" w:rsidR="00000000" w:rsidRPr="00000000">
        <w:rPr>
          <w:rtl w:val="0"/>
        </w:rPr>
        <w:t xml:space="preserve"> Texto / URL</w:t>
      </w:r>
    </w:p>
    <w:p w:rsidR="00000000" w:rsidDel="00000000" w:rsidP="00000000" w:rsidRDefault="00000000" w:rsidRPr="00000000" w14:paraId="00000066">
      <w:pPr>
        <w:spacing w:after="240" w:before="240" w:lineRule="auto"/>
        <w:jc w:val="both"/>
        <w:rPr/>
      </w:pPr>
      <w:r w:rsidDel="00000000" w:rsidR="00000000" w:rsidRPr="00000000">
        <w:rPr>
          <w:b w:val="1"/>
          <w:bCs w:val="1"/>
          <w:rtl w:val="0"/>
        </w:rPr>
        <w:t xml:space="preserve">Exemplo: </w:t>
      </w:r>
      <w:hyperlink r:id="rId7">
        <w:r w:rsidDel="00000000" w:rsidR="00000000" w:rsidRPr="00000000">
          <w:rPr>
            <w:u w:val="single"/>
            <w:rtl w:val="0"/>
          </w:rPr>
          <w:t xml:space="preserve">http://nonlinear.com/redirect/outbound?p=chemspider&amp;param=8961805</w:t>
        </w:r>
      </w:hyperlink>
      <w:r w:rsidDel="00000000" w:rsidR="00000000" w:rsidRPr="00000000">
        <w:rPr>
          <w:rtl w:val="0"/>
        </w:rPr>
      </w:r>
    </w:p>
    <w:p w:rsidR="00000000" w:rsidDel="00000000" w:rsidP="00000000" w:rsidRDefault="00000000" w:rsidRPr="00000000" w14:paraId="00000067">
      <w:pPr>
        <w:spacing w:after="240" w:before="240" w:lineRule="auto"/>
        <w:jc w:val="both"/>
        <w:rPr>
          <w:u w:val="single"/>
        </w:rPr>
      </w:pPr>
      <w:r w:rsidDel="00000000" w:rsidR="00000000" w:rsidRPr="00000000">
        <w:rPr>
          <w:rtl w:val="0"/>
        </w:rPr>
      </w:r>
    </w:p>
    <w:p w:rsidR="00000000" w:rsidDel="00000000" w:rsidP="00000000" w:rsidRDefault="00000000" w:rsidRPr="00000000" w14:paraId="00000068">
      <w:pPr>
        <w:spacing w:after="240" w:before="240" w:lineRule="auto"/>
        <w:jc w:val="both"/>
        <w:rPr>
          <w:u w:val="single"/>
        </w:rPr>
      </w:pPr>
      <w:r w:rsidDel="00000000" w:rsidR="00000000" w:rsidRPr="00000000">
        <w:rPr>
          <w:rtl w:val="0"/>
        </w:rPr>
      </w:r>
    </w:p>
    <w:p w:rsidR="00000000" w:rsidDel="00000000" w:rsidP="00000000" w:rsidRDefault="00000000" w:rsidRPr="00000000" w14:paraId="00000069">
      <w:pPr>
        <w:spacing w:after="240" w:before="240" w:lineRule="auto"/>
        <w:jc w:val="center"/>
        <w:rPr>
          <w:b w:val="1"/>
          <w:bCs w:val="1"/>
          <w:i w:val="1"/>
          <w:iCs w:val="1"/>
          <w:sz w:val="24"/>
          <w:szCs w:val="24"/>
        </w:rPr>
      </w:pPr>
      <w:r w:rsidDel="00000000" w:rsidR="00000000" w:rsidRPr="00000000">
        <w:rPr>
          <w:b w:val="1"/>
          <w:bCs w:val="1"/>
          <w:i w:val="1"/>
          <w:iCs w:val="1"/>
          <w:sz w:val="24"/>
          <w:szCs w:val="24"/>
          <w:rtl w:val="0"/>
        </w:rPr>
        <w:t xml:space="preserve">Nome: </w:t>
      </w:r>
      <w:commentRangeStart w:id="1"/>
      <w:r w:rsidDel="00000000" w:rsidR="00000000" w:rsidRPr="00000000">
        <w:rPr>
          <w:b w:val="1"/>
          <w:bCs w:val="1"/>
          <w:i w:val="1"/>
          <w:iCs w:val="1"/>
          <w:sz w:val="24"/>
          <w:szCs w:val="24"/>
          <w:rtl w:val="0"/>
        </w:rPr>
        <w:t xml:space="preserve">Description</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6A">
      <w:pPr>
        <w:spacing w:after="240" w:before="240" w:lineRule="auto"/>
        <w:jc w:val="center"/>
        <w:rPr>
          <w:b w:val="1"/>
          <w:bCs w:val="1"/>
          <w:i w:val="1"/>
          <w:iCs w:val="1"/>
          <w:sz w:val="24"/>
          <w:szCs w:val="24"/>
        </w:rPr>
      </w:pPr>
      <w:r w:rsidDel="00000000" w:rsidR="00000000" w:rsidRPr="00000000">
        <w:rPr>
          <w:rtl w:val="0"/>
        </w:rPr>
      </w:r>
    </w:p>
    <w:p w:rsidR="00000000" w:rsidDel="00000000" w:rsidP="00000000" w:rsidRDefault="00000000" w:rsidRPr="00000000" w14:paraId="0000006B">
      <w:pPr>
        <w:spacing w:after="240" w:before="240" w:lineRule="auto"/>
        <w:jc w:val="both"/>
        <w:rPr/>
      </w:pPr>
      <w:r w:rsidDel="00000000" w:rsidR="00000000" w:rsidRPr="00000000">
        <w:rPr>
          <w:b w:val="1"/>
          <w:bCs w:val="1"/>
          <w:rtl w:val="0"/>
        </w:rPr>
        <w:t xml:space="preserve">Descrição: </w:t>
      </w:r>
      <w:r w:rsidDel="00000000" w:rsidR="00000000" w:rsidRPr="00000000">
        <w:rPr>
          <w:rtl w:val="0"/>
        </w:rPr>
        <w:t xml:space="preserve">Nome ou descrição química do composto identificado. Esse campo apresenta o nome do metabólito ou da molécula associado ao pico detectado.</w:t>
      </w:r>
    </w:p>
    <w:p w:rsidR="00000000" w:rsidDel="00000000" w:rsidP="00000000" w:rsidRDefault="00000000" w:rsidRPr="00000000" w14:paraId="0000006C">
      <w:pPr>
        <w:spacing w:after="240" w:before="240" w:lineRule="auto"/>
        <w:jc w:val="both"/>
        <w:rPr/>
      </w:pPr>
      <w:r w:rsidDel="00000000" w:rsidR="00000000" w:rsidRPr="00000000">
        <w:rPr>
          <w:rtl w:val="0"/>
        </w:rPr>
        <w:t xml:space="preserve">O nome pode vir de bases de dados químicas ou bibliotecas espectrais utilizadas pelo software de identificação.</w:t>
      </w:r>
    </w:p>
    <w:p w:rsidR="00000000" w:rsidDel="00000000" w:rsidP="00000000" w:rsidRDefault="00000000" w:rsidRPr="00000000" w14:paraId="0000006D">
      <w:pPr>
        <w:spacing w:after="240" w:before="240" w:lineRule="auto"/>
        <w:jc w:val="both"/>
        <w:rPr/>
      </w:pPr>
      <w:r w:rsidDel="00000000" w:rsidR="00000000" w:rsidRPr="00000000">
        <w:rPr>
          <w:b w:val="1"/>
          <w:bCs w:val="1"/>
          <w:rtl w:val="0"/>
        </w:rPr>
        <w:t xml:space="preserve">Tipo:</w:t>
      </w:r>
      <w:r w:rsidDel="00000000" w:rsidR="00000000" w:rsidRPr="00000000">
        <w:rPr>
          <w:rtl w:val="0"/>
        </w:rPr>
        <w:t xml:space="preserve"> Texto (string)</w:t>
      </w:r>
    </w:p>
    <w:p w:rsidR="00000000" w:rsidDel="00000000" w:rsidP="00000000" w:rsidRDefault="00000000" w:rsidRPr="00000000" w14:paraId="0000006E">
      <w:pPr>
        <w:spacing w:after="240" w:before="240" w:lineRule="auto"/>
        <w:jc w:val="both"/>
        <w:rPr/>
      </w:pPr>
      <w:r w:rsidDel="00000000" w:rsidR="00000000" w:rsidRPr="00000000">
        <w:rPr>
          <w:b w:val="1"/>
          <w:bCs w:val="1"/>
          <w:rtl w:val="0"/>
        </w:rPr>
        <w:t xml:space="preserve">Exemplo:</w:t>
        <w:br w:type="textWrapping"/>
      </w:r>
      <w:r w:rsidDel="00000000" w:rsidR="00000000" w:rsidRPr="00000000">
        <w:rPr>
          <w:rtl w:val="0"/>
        </w:rPr>
        <w:t xml:space="preserve">Saudinolide</w:t>
      </w:r>
    </w:p>
    <w:p w:rsidR="00000000" w:rsidDel="00000000" w:rsidP="00000000" w:rsidRDefault="00000000" w:rsidRPr="00000000" w14:paraId="0000006F">
      <w:pPr>
        <w:spacing w:after="240" w:before="240" w:lineRule="auto"/>
        <w:jc w:val="both"/>
        <w:rPr/>
      </w:pPr>
      <w:r w:rsidDel="00000000" w:rsidR="00000000" w:rsidRPr="00000000">
        <w:rPr>
          <w:rtl w:val="0"/>
        </w:rPr>
      </w:r>
    </w:p>
    <w:p w:rsidR="00000000" w:rsidDel="00000000" w:rsidP="00000000" w:rsidRDefault="00000000" w:rsidRPr="00000000" w14:paraId="00000070">
      <w:pPr>
        <w:spacing w:after="240" w:before="240" w:lineRule="auto"/>
        <w:jc w:val="center"/>
        <w:rPr>
          <w:b w:val="1"/>
          <w:bCs w:val="1"/>
          <w:i w:val="1"/>
          <w:iCs w:val="1"/>
          <w:sz w:val="24"/>
          <w:szCs w:val="24"/>
        </w:rPr>
      </w:pPr>
      <w:r w:rsidDel="00000000" w:rsidR="00000000" w:rsidRPr="00000000">
        <w:rPr>
          <w:b w:val="1"/>
          <w:bCs w:val="1"/>
          <w:i w:val="1"/>
          <w:iCs w:val="1"/>
          <w:sz w:val="24"/>
          <w:szCs w:val="24"/>
          <w:rtl w:val="0"/>
        </w:rPr>
        <w:t xml:space="preserve">Nome: Neutral mass (Da)</w:t>
      </w:r>
    </w:p>
    <w:p w:rsidR="00000000" w:rsidDel="00000000" w:rsidP="00000000" w:rsidRDefault="00000000" w:rsidRPr="00000000" w14:paraId="00000071">
      <w:pPr>
        <w:spacing w:after="240" w:before="240" w:lineRule="auto"/>
        <w:jc w:val="center"/>
        <w:rPr>
          <w:b w:val="1"/>
          <w:bCs w:val="1"/>
          <w:i w:val="1"/>
          <w:iCs w:val="1"/>
          <w:sz w:val="24"/>
          <w:szCs w:val="24"/>
        </w:rPr>
      </w:pPr>
      <w:r w:rsidDel="00000000" w:rsidR="00000000" w:rsidRPr="00000000">
        <w:rPr>
          <w:rtl w:val="0"/>
        </w:rPr>
      </w:r>
    </w:p>
    <w:p w:rsidR="00000000" w:rsidDel="00000000" w:rsidP="00000000" w:rsidRDefault="00000000" w:rsidRPr="00000000" w14:paraId="00000072">
      <w:pPr>
        <w:spacing w:after="240" w:before="240" w:lineRule="auto"/>
        <w:jc w:val="both"/>
        <w:rPr/>
      </w:pPr>
      <w:r w:rsidDel="00000000" w:rsidR="00000000" w:rsidRPr="00000000">
        <w:rPr>
          <w:b w:val="1"/>
          <w:bCs w:val="1"/>
          <w:rtl w:val="0"/>
        </w:rPr>
        <w:t xml:space="preserve">Descrição:</w:t>
      </w:r>
      <w:r w:rsidDel="00000000" w:rsidR="00000000" w:rsidRPr="00000000">
        <w:rPr>
          <w:rtl w:val="0"/>
        </w:rPr>
        <w:t xml:space="preserve"> Massa molecular do composto em sua forma neutra, ou seja, sem considerar a presença de carga elétrica ou adutos formados durante a ionização. Esse valor é geralmente calculado a partir da fórmula molecular e expresso em Daltons (Da), unidade padrão de massa atômica utilizada em química e espectrometria de massas.</w:t>
      </w:r>
    </w:p>
    <w:p w:rsidR="00000000" w:rsidDel="00000000" w:rsidP="00000000" w:rsidRDefault="00000000" w:rsidRPr="00000000" w14:paraId="00000073">
      <w:pPr>
        <w:spacing w:after="240" w:before="240" w:lineRule="auto"/>
        <w:jc w:val="both"/>
        <w:rPr/>
      </w:pPr>
      <w:r w:rsidDel="00000000" w:rsidR="00000000" w:rsidRPr="00000000">
        <w:rPr>
          <w:b w:val="1"/>
          <w:bCs w:val="1"/>
          <w:rtl w:val="0"/>
        </w:rPr>
        <w:t xml:space="preserve">Tipo:</w:t>
      </w:r>
      <w:r w:rsidDel="00000000" w:rsidR="00000000" w:rsidRPr="00000000">
        <w:rPr>
          <w:rtl w:val="0"/>
        </w:rPr>
        <w:t xml:space="preserve"> Numérico (float)</w:t>
      </w:r>
    </w:p>
    <w:p w:rsidR="00000000" w:rsidDel="00000000" w:rsidP="00000000" w:rsidRDefault="00000000" w:rsidRPr="00000000" w14:paraId="00000074">
      <w:pPr>
        <w:spacing w:after="240" w:before="240" w:lineRule="auto"/>
        <w:jc w:val="both"/>
        <w:rPr/>
      </w:pPr>
      <w:r w:rsidDel="00000000" w:rsidR="00000000" w:rsidRPr="00000000">
        <w:rPr>
          <w:b w:val="1"/>
          <w:bCs w:val="1"/>
          <w:rtl w:val="0"/>
        </w:rPr>
        <w:t xml:space="preserve">Exemplo: </w:t>
      </w:r>
      <w:r w:rsidDel="00000000" w:rsidR="00000000" w:rsidRPr="00000000">
        <w:rPr>
          <w:rtl w:val="0"/>
        </w:rPr>
        <w:t xml:space="preserve">387.10704987703</w:t>
      </w:r>
    </w:p>
    <w:p w:rsidR="00000000" w:rsidDel="00000000" w:rsidP="00000000" w:rsidRDefault="00000000" w:rsidRPr="00000000" w14:paraId="00000075">
      <w:pPr>
        <w:spacing w:after="240" w:before="240" w:lineRule="auto"/>
        <w:jc w:val="both"/>
        <w:rPr/>
      </w:pPr>
      <w:r w:rsidDel="00000000" w:rsidR="00000000" w:rsidRPr="00000000">
        <w:rPr>
          <w:rtl w:val="0"/>
        </w:rPr>
      </w:r>
    </w:p>
    <w:p w:rsidR="00000000" w:rsidDel="00000000" w:rsidP="00000000" w:rsidRDefault="00000000" w:rsidRPr="00000000" w14:paraId="00000076">
      <w:pPr>
        <w:spacing w:after="240" w:before="240" w:lineRule="auto"/>
        <w:jc w:val="center"/>
        <w:rPr>
          <w:b w:val="1"/>
          <w:bCs w:val="1"/>
          <w:i w:val="1"/>
          <w:iCs w:val="1"/>
          <w:sz w:val="24"/>
          <w:szCs w:val="24"/>
        </w:rPr>
      </w:pPr>
      <w:r w:rsidDel="00000000" w:rsidR="00000000" w:rsidRPr="00000000">
        <w:rPr>
          <w:b w:val="1"/>
          <w:bCs w:val="1"/>
          <w:i w:val="1"/>
          <w:iCs w:val="1"/>
          <w:sz w:val="24"/>
          <w:szCs w:val="24"/>
          <w:rtl w:val="0"/>
        </w:rPr>
        <w:t xml:space="preserve">Nome: m/z</w:t>
      </w:r>
    </w:p>
    <w:p w:rsidR="00000000" w:rsidDel="00000000" w:rsidP="00000000" w:rsidRDefault="00000000" w:rsidRPr="00000000" w14:paraId="00000077">
      <w:pPr>
        <w:spacing w:after="240" w:before="240" w:lineRule="auto"/>
        <w:jc w:val="center"/>
        <w:rPr>
          <w:b w:val="1"/>
          <w:bCs w:val="1"/>
          <w:i w:val="1"/>
          <w:iCs w:val="1"/>
          <w:sz w:val="24"/>
          <w:szCs w:val="24"/>
        </w:rPr>
      </w:pPr>
      <w:r w:rsidDel="00000000" w:rsidR="00000000" w:rsidRPr="00000000">
        <w:rPr>
          <w:rtl w:val="0"/>
        </w:rPr>
      </w:r>
    </w:p>
    <w:p w:rsidR="00000000" w:rsidDel="00000000" w:rsidP="00000000" w:rsidRDefault="00000000" w:rsidRPr="00000000" w14:paraId="00000078">
      <w:pPr>
        <w:spacing w:after="240" w:before="240" w:lineRule="auto"/>
        <w:jc w:val="both"/>
        <w:rPr/>
      </w:pPr>
      <w:r w:rsidDel="00000000" w:rsidR="00000000" w:rsidRPr="00000000">
        <w:rPr>
          <w:b w:val="1"/>
          <w:bCs w:val="1"/>
          <w:rtl w:val="0"/>
        </w:rPr>
        <w:t xml:space="preserve">Descrição: </w:t>
      </w:r>
      <w:r w:rsidDel="00000000" w:rsidR="00000000" w:rsidRPr="00000000">
        <w:rPr>
          <w:rtl w:val="0"/>
        </w:rPr>
        <w:t xml:space="preserve">Razão entre a </w:t>
      </w:r>
      <w:r w:rsidDel="00000000" w:rsidR="00000000" w:rsidRPr="00000000">
        <w:rPr>
          <w:b w:val="1"/>
          <w:bCs w:val="1"/>
          <w:rtl w:val="0"/>
        </w:rPr>
        <w:t xml:space="preserve">massa do íon detectado e sua carga elétrica (mass-to-charge ratio)</w:t>
      </w:r>
      <w:r w:rsidDel="00000000" w:rsidR="00000000" w:rsidRPr="00000000">
        <w:rPr>
          <w:rtl w:val="0"/>
        </w:rPr>
        <w:t xml:space="preserve">. Esse é um dos parâmetros fundamentais da espectrometria de massas, pois o espectrômetro mede diretamente essa razão para detectar e separar os íons presentes na amostra. O valor de m/z permite identificar compostos com base em suas massas moleculares e nos padrões de fragmentação.</w:t>
      </w:r>
    </w:p>
    <w:p w:rsidR="00000000" w:rsidDel="00000000" w:rsidP="00000000" w:rsidRDefault="00000000" w:rsidRPr="00000000" w14:paraId="00000079">
      <w:pPr>
        <w:spacing w:after="240" w:before="240" w:lineRule="auto"/>
        <w:jc w:val="both"/>
        <w:rPr/>
      </w:pPr>
      <w:r w:rsidDel="00000000" w:rsidR="00000000" w:rsidRPr="00000000">
        <w:rPr>
          <w:b w:val="1"/>
          <w:bCs w:val="1"/>
          <w:rtl w:val="0"/>
        </w:rPr>
        <w:t xml:space="preserve">Tipo:</w:t>
      </w:r>
      <w:r w:rsidDel="00000000" w:rsidR="00000000" w:rsidRPr="00000000">
        <w:rPr>
          <w:rtl w:val="0"/>
        </w:rPr>
        <w:t xml:space="preserve"> Numérico (float)</w:t>
      </w:r>
    </w:p>
    <w:p w:rsidR="00000000" w:rsidDel="00000000" w:rsidP="00000000" w:rsidRDefault="00000000" w:rsidRPr="00000000" w14:paraId="0000007A">
      <w:pPr>
        <w:spacing w:after="240" w:before="240" w:lineRule="auto"/>
        <w:jc w:val="both"/>
        <w:rPr/>
      </w:pPr>
      <w:r w:rsidDel="00000000" w:rsidR="00000000" w:rsidRPr="00000000">
        <w:rPr>
          <w:b w:val="1"/>
          <w:bCs w:val="1"/>
          <w:rtl w:val="0"/>
        </w:rPr>
        <w:t xml:space="preserve">Exemplo: </w:t>
      </w:r>
      <w:r w:rsidDel="00000000" w:rsidR="00000000" w:rsidRPr="00000000">
        <w:rPr>
          <w:rtl w:val="0"/>
        </w:rPr>
        <w:t xml:space="preserve">455.2837</w:t>
      </w:r>
    </w:p>
    <w:p w:rsidR="00000000" w:rsidDel="00000000" w:rsidP="00000000" w:rsidRDefault="00000000" w:rsidRPr="00000000" w14:paraId="0000007B">
      <w:pPr>
        <w:spacing w:after="240" w:before="240" w:lineRule="auto"/>
        <w:jc w:val="both"/>
        <w:rPr/>
      </w:pPr>
      <w:r w:rsidDel="00000000" w:rsidR="00000000" w:rsidRPr="00000000">
        <w:rPr>
          <w:rtl w:val="0"/>
        </w:rPr>
      </w:r>
    </w:p>
    <w:p w:rsidR="00000000" w:rsidDel="00000000" w:rsidP="00000000" w:rsidRDefault="00000000" w:rsidRPr="00000000" w14:paraId="0000007C">
      <w:pPr>
        <w:spacing w:after="240" w:before="240" w:lineRule="auto"/>
        <w:jc w:val="center"/>
        <w:rPr>
          <w:b w:val="1"/>
          <w:bCs w:val="1"/>
          <w:i w:val="1"/>
          <w:iCs w:val="1"/>
          <w:sz w:val="24"/>
          <w:szCs w:val="24"/>
        </w:rPr>
      </w:pPr>
      <w:r w:rsidDel="00000000" w:rsidR="00000000" w:rsidRPr="00000000">
        <w:rPr>
          <w:b w:val="1"/>
          <w:bCs w:val="1"/>
          <w:i w:val="1"/>
          <w:iCs w:val="1"/>
          <w:sz w:val="24"/>
          <w:szCs w:val="24"/>
          <w:rtl w:val="0"/>
        </w:rPr>
        <w:t xml:space="preserve">Nome: Retention Time (min)</w:t>
      </w:r>
    </w:p>
    <w:p w:rsidR="00000000" w:rsidDel="00000000" w:rsidP="00000000" w:rsidRDefault="00000000" w:rsidRPr="00000000" w14:paraId="0000007D">
      <w:pPr>
        <w:spacing w:after="240" w:before="240" w:lineRule="auto"/>
        <w:jc w:val="center"/>
        <w:rPr>
          <w:b w:val="1"/>
          <w:bCs w:val="1"/>
          <w:i w:val="1"/>
          <w:iCs w:val="1"/>
          <w:sz w:val="24"/>
          <w:szCs w:val="24"/>
        </w:rPr>
      </w:pPr>
      <w:r w:rsidDel="00000000" w:rsidR="00000000" w:rsidRPr="00000000">
        <w:rPr>
          <w:rtl w:val="0"/>
        </w:rPr>
      </w:r>
    </w:p>
    <w:p w:rsidR="00000000" w:rsidDel="00000000" w:rsidP="00000000" w:rsidRDefault="00000000" w:rsidRPr="00000000" w14:paraId="0000007E">
      <w:pPr>
        <w:spacing w:after="240" w:before="240" w:lineRule="auto"/>
        <w:jc w:val="both"/>
        <w:rPr/>
      </w:pPr>
      <w:r w:rsidDel="00000000" w:rsidR="00000000" w:rsidRPr="00000000">
        <w:rPr>
          <w:b w:val="1"/>
          <w:bCs w:val="1"/>
          <w:rtl w:val="0"/>
        </w:rPr>
        <w:t xml:space="preserve">Descrição:</w:t>
      </w:r>
      <w:r w:rsidDel="00000000" w:rsidR="00000000" w:rsidRPr="00000000">
        <w:rPr>
          <w:rtl w:val="0"/>
        </w:rPr>
        <w:t xml:space="preserve"> Tempo necessário para que um composto atravesse a coluna cromatográfica e seja detectado pelo instrumento. Esse valor é medido em minutos. O tempo de retenção depende das propriedades físico-químicas da molécula, como polaridade, interação com a fase estacionária da coluna e condições experimentais da análise.Ele é utilizado junto com o valor de m/z para ajudar na identificação e diferenciação de compostos presentes na amostra.</w:t>
      </w:r>
    </w:p>
    <w:p w:rsidR="00000000" w:rsidDel="00000000" w:rsidP="00000000" w:rsidRDefault="00000000" w:rsidRPr="00000000" w14:paraId="0000007F">
      <w:pPr>
        <w:spacing w:after="240" w:before="240" w:lineRule="auto"/>
        <w:jc w:val="both"/>
        <w:rPr/>
      </w:pPr>
      <w:r w:rsidDel="00000000" w:rsidR="00000000" w:rsidRPr="00000000">
        <w:rPr>
          <w:b w:val="1"/>
          <w:bCs w:val="1"/>
          <w:rtl w:val="0"/>
        </w:rPr>
        <w:t xml:space="preserve">Tipo:</w:t>
      </w:r>
      <w:r w:rsidDel="00000000" w:rsidR="00000000" w:rsidRPr="00000000">
        <w:rPr>
          <w:rtl w:val="0"/>
        </w:rPr>
        <w:t xml:space="preserve"> Numérico (float)</w:t>
      </w:r>
    </w:p>
    <w:p w:rsidR="00000000" w:rsidDel="00000000" w:rsidP="00000000" w:rsidRDefault="00000000" w:rsidRPr="00000000" w14:paraId="00000080">
      <w:pPr>
        <w:spacing w:after="240" w:before="240" w:lineRule="auto"/>
        <w:jc w:val="both"/>
        <w:rPr/>
      </w:pPr>
      <w:r w:rsidDel="00000000" w:rsidR="00000000" w:rsidRPr="00000000">
        <w:rPr>
          <w:b w:val="1"/>
          <w:bCs w:val="1"/>
          <w:rtl w:val="0"/>
        </w:rPr>
        <w:t xml:space="preserve">Exemplo: </w:t>
      </w:r>
      <w:r w:rsidDel="00000000" w:rsidR="00000000" w:rsidRPr="00000000">
        <w:rPr>
          <w:rtl w:val="0"/>
        </w:rPr>
        <w:t xml:space="preserve">9.03</w:t>
      </w:r>
    </w:p>
    <w:p w:rsidR="00000000" w:rsidDel="00000000" w:rsidP="00000000" w:rsidRDefault="00000000" w:rsidRPr="00000000" w14:paraId="00000081">
      <w:pPr>
        <w:jc w:val="both"/>
        <w:rPr/>
      </w:pPr>
      <w:r w:rsidDel="00000000" w:rsidR="00000000" w:rsidRPr="00000000">
        <w:rPr>
          <w:rtl w:val="0"/>
        </w:rPr>
        <w:t xml:space="preserve">—------------------------------------------------------------------------------------------------------------------------</w:t>
      </w:r>
    </w:p>
    <w:p w:rsidR="00000000" w:rsidDel="00000000" w:rsidP="00000000" w:rsidRDefault="00000000" w:rsidRPr="00000000" w14:paraId="00000082">
      <w:pPr>
        <w:jc w:val="both"/>
        <w:rPr>
          <w:b w:val="1"/>
          <w:bCs w:val="1"/>
          <w:i w:val="1"/>
          <w:iCs w:val="1"/>
        </w:rPr>
      </w:pPr>
      <w:r w:rsidDel="00000000" w:rsidR="00000000" w:rsidRPr="00000000">
        <w:rPr>
          <w:rtl w:val="0"/>
        </w:rPr>
      </w:r>
    </w:p>
    <w:p w:rsidR="00000000" w:rsidDel="00000000" w:rsidP="00000000" w:rsidRDefault="00000000" w:rsidRPr="00000000" w14:paraId="00000083">
      <w:pPr>
        <w:jc w:val="both"/>
        <w:rPr>
          <w:b w:val="1"/>
          <w:bCs w:val="1"/>
          <w:i w:val="1"/>
          <w:iCs w:val="1"/>
        </w:rPr>
      </w:pPr>
      <w:r w:rsidDel="00000000" w:rsidR="00000000" w:rsidRPr="00000000">
        <w:rPr>
          <w:rtl w:val="0"/>
        </w:rPr>
      </w:r>
    </w:p>
    <w:p w:rsidR="00000000" w:rsidDel="00000000" w:rsidP="00000000" w:rsidRDefault="00000000" w:rsidRPr="00000000" w14:paraId="00000084">
      <w:pPr>
        <w:spacing w:after="240" w:before="240" w:lineRule="auto"/>
        <w:jc w:val="center"/>
        <w:rPr>
          <w:b w:val="1"/>
          <w:bCs w:val="1"/>
          <w:i w:val="1"/>
          <w:iCs w:val="1"/>
          <w:sz w:val="24"/>
          <w:szCs w:val="24"/>
        </w:rPr>
      </w:pPr>
      <w:r w:rsidDel="00000000" w:rsidR="00000000" w:rsidRPr="00000000">
        <w:rPr>
          <w:b w:val="1"/>
          <w:bCs w:val="1"/>
          <w:i w:val="1"/>
          <w:iCs w:val="1"/>
          <w:sz w:val="24"/>
          <w:szCs w:val="24"/>
          <w:rtl w:val="0"/>
        </w:rPr>
        <w:t xml:space="preserve">Tabela ABUND</w:t>
      </w:r>
    </w:p>
    <w:p w:rsidR="00000000" w:rsidDel="00000000" w:rsidP="00000000" w:rsidRDefault="00000000" w:rsidRPr="00000000" w14:paraId="00000085">
      <w:pPr>
        <w:spacing w:after="240" w:before="240" w:lineRule="auto"/>
        <w:jc w:val="center"/>
        <w:rPr>
          <w:b w:val="1"/>
          <w:bCs w:val="1"/>
          <w:i w:val="1"/>
          <w:iCs w:val="1"/>
          <w:sz w:val="24"/>
          <w:szCs w:val="24"/>
        </w:rPr>
      </w:pPr>
      <w:r w:rsidDel="00000000" w:rsidR="00000000" w:rsidRPr="00000000">
        <w:rPr>
          <w:rtl w:val="0"/>
        </w:rPr>
      </w:r>
    </w:p>
    <w:p w:rsidR="00000000" w:rsidDel="00000000" w:rsidP="00000000" w:rsidRDefault="00000000" w:rsidRPr="00000000" w14:paraId="00000086">
      <w:pPr>
        <w:spacing w:after="240" w:before="240" w:lineRule="auto"/>
        <w:jc w:val="center"/>
        <w:rPr>
          <w:b w:val="1"/>
          <w:bCs w:val="1"/>
          <w:i w:val="1"/>
          <w:iCs w:val="1"/>
          <w:sz w:val="24"/>
          <w:szCs w:val="24"/>
        </w:rPr>
      </w:pPr>
      <w:r w:rsidDel="00000000" w:rsidR="00000000" w:rsidRPr="00000000">
        <w:rPr>
          <w:b w:val="1"/>
          <w:bCs w:val="1"/>
          <w:i w:val="1"/>
          <w:iCs w:val="1"/>
          <w:sz w:val="24"/>
          <w:szCs w:val="24"/>
          <w:rtl w:val="0"/>
        </w:rPr>
        <w:t xml:space="preserve">Nome: Composto (Compound)</w:t>
      </w:r>
    </w:p>
    <w:p w:rsidR="00000000" w:rsidDel="00000000" w:rsidP="00000000" w:rsidRDefault="00000000" w:rsidRPr="00000000" w14:paraId="00000087">
      <w:pPr>
        <w:spacing w:after="240" w:before="240" w:lineRule="auto"/>
        <w:jc w:val="both"/>
        <w:rPr/>
      </w:pPr>
      <w:r w:rsidDel="00000000" w:rsidR="00000000" w:rsidRPr="00000000">
        <w:rPr>
          <w:rtl w:val="0"/>
        </w:rPr>
        <w:br w:type="textWrapping"/>
      </w:r>
      <w:r w:rsidDel="00000000" w:rsidR="00000000" w:rsidRPr="00000000">
        <w:rPr>
          <w:b w:val="1"/>
          <w:bCs w:val="1"/>
          <w:rtl w:val="0"/>
        </w:rPr>
        <w:t xml:space="preserve">Descrição:</w:t>
      </w:r>
      <w:r w:rsidDel="00000000" w:rsidR="00000000" w:rsidRPr="00000000">
        <w:rPr>
          <w:rtl w:val="0"/>
        </w:rPr>
        <w:t xml:space="preserve"> Identificador do composto detectado no experimento. Esse identificador geralmente é gerado automaticamente pelo software de processamento de dados analíticos. O nome normalmente segue um padrão que combina duas informações principais: o tempo de retenção do composto na coluna cromatográfica e o valor de massa detectada no espectrômetro de massas. </w:t>
      </w:r>
      <w:commentRangeStart w:id="2"/>
      <w:r w:rsidDel="00000000" w:rsidR="00000000" w:rsidRPr="00000000">
        <w:rPr>
          <w:rtl w:val="0"/>
        </w:rPr>
        <w:t xml:space="preserve">Em alguns casos, uma letra adicional pode indicar o modo de ionização ou alguma anotação específica do software</w:t>
      </w:r>
      <w:commentRangeEnd w:id="2"/>
      <w:r w:rsidDel="00000000" w:rsidR="00000000" w:rsidRPr="00000000">
        <w:commentReference w:id="2"/>
      </w:r>
      <w:r w:rsidDel="00000000" w:rsidR="00000000" w:rsidRPr="00000000">
        <w:rPr>
          <w:rtl w:val="0"/>
        </w:rPr>
        <w:t xml:space="preserve">. Esse campo funciona como um identificador do pico detectado, permitindo rastrear o mesmo composto em diferentes amostras analisadas.</w:t>
      </w:r>
    </w:p>
    <w:p w:rsidR="00000000" w:rsidDel="00000000" w:rsidP="00000000" w:rsidRDefault="00000000" w:rsidRPr="00000000" w14:paraId="00000088">
      <w:pPr>
        <w:spacing w:after="240" w:before="240" w:lineRule="auto"/>
        <w:rPr/>
      </w:pPr>
      <w:r w:rsidDel="00000000" w:rsidR="00000000" w:rsidRPr="00000000">
        <w:rPr>
          <w:rtl w:val="0"/>
        </w:rPr>
        <w:br w:type="textWrapping"/>
      </w:r>
      <w:r w:rsidDel="00000000" w:rsidR="00000000" w:rsidRPr="00000000">
        <w:rPr>
          <w:b w:val="1"/>
          <w:bCs w:val="1"/>
          <w:rtl w:val="0"/>
        </w:rPr>
        <w:t xml:space="preserve">Tipo</w:t>
      </w:r>
      <w:r w:rsidDel="00000000" w:rsidR="00000000" w:rsidRPr="00000000">
        <w:rPr>
          <w:rtl w:val="0"/>
        </w:rPr>
        <w:t xml:space="preserve">: VARCHAR</w:t>
        <w:br w:type="textWrapping"/>
      </w:r>
      <w:r w:rsidDel="00000000" w:rsidR="00000000" w:rsidRPr="00000000">
        <w:rPr>
          <w:b w:val="1"/>
          <w:bCs w:val="1"/>
          <w:rtl w:val="0"/>
        </w:rPr>
        <w:t xml:space="preserve">Exemplo</w:t>
      </w:r>
      <w:r w:rsidDel="00000000" w:rsidR="00000000" w:rsidRPr="00000000">
        <w:rPr>
          <w:rtl w:val="0"/>
        </w:rPr>
        <w:t xml:space="preserve">: 9.03_455.2837n</w:t>
      </w:r>
    </w:p>
    <w:p w:rsidR="00000000" w:rsidDel="00000000" w:rsidP="00000000" w:rsidRDefault="00000000" w:rsidRPr="00000000" w14:paraId="00000089">
      <w:pPr>
        <w:spacing w:after="240" w:before="240" w:lineRule="auto"/>
        <w:jc w:val="center"/>
        <w:rPr>
          <w:b w:val="1"/>
          <w:bCs w:val="1"/>
          <w:i w:val="1"/>
          <w:iCs w:val="1"/>
          <w:sz w:val="24"/>
          <w:szCs w:val="24"/>
        </w:rPr>
      </w:pPr>
      <w:r w:rsidDel="00000000" w:rsidR="00000000" w:rsidRPr="00000000">
        <w:rPr>
          <w:b w:val="1"/>
          <w:bCs w:val="1"/>
          <w:i w:val="1"/>
          <w:iCs w:val="1"/>
          <w:sz w:val="24"/>
          <w:szCs w:val="24"/>
          <w:rtl w:val="0"/>
        </w:rPr>
        <w:t xml:space="preserve">Nome: Massa Neutra (Neutral Mass – Da)</w:t>
      </w:r>
    </w:p>
    <w:p w:rsidR="00000000" w:rsidDel="00000000" w:rsidP="00000000" w:rsidRDefault="00000000" w:rsidRPr="00000000" w14:paraId="0000008A">
      <w:pPr>
        <w:spacing w:after="240" w:before="240" w:lineRule="auto"/>
        <w:jc w:val="both"/>
        <w:rPr/>
      </w:pPr>
      <w:r w:rsidDel="00000000" w:rsidR="00000000" w:rsidRPr="00000000">
        <w:rPr>
          <w:b w:val="1"/>
          <w:bCs w:val="1"/>
          <w:rtl w:val="0"/>
        </w:rPr>
        <w:br w:type="textWrapping"/>
        <w:t xml:space="preserve">Descrição: </w:t>
      </w:r>
      <w:r w:rsidDel="00000000" w:rsidR="00000000" w:rsidRPr="00000000">
        <w:rPr>
          <w:rtl w:val="0"/>
        </w:rPr>
        <w:t xml:space="preserve">Indica a massa molecular neutra estimada do composto, expressa em Daltons (Da). Em espectrometria de massas, os compostos normalmente são detectados como íons carregados, e não na forma neutra. Por isso, o software realiza cálculos para estimar qual seria a massa do composto sem carga elétrica. Essa informação é importante para comparar compostos com bancos de dados químicos, propor fórmulas moleculares e auxiliar na identificação estrutural das moléculas detectadas.</w:t>
      </w:r>
    </w:p>
    <w:p w:rsidR="00000000" w:rsidDel="00000000" w:rsidP="00000000" w:rsidRDefault="00000000" w:rsidRPr="00000000" w14:paraId="0000008B">
      <w:pPr>
        <w:spacing w:after="240" w:before="240" w:lineRule="auto"/>
        <w:rPr/>
      </w:pPr>
      <w:r w:rsidDel="00000000" w:rsidR="00000000" w:rsidRPr="00000000">
        <w:rPr>
          <w:b w:val="1"/>
          <w:bCs w:val="1"/>
          <w:rtl w:val="0"/>
        </w:rPr>
        <w:t xml:space="preserve">Tipo: </w:t>
      </w:r>
      <w:r w:rsidDel="00000000" w:rsidR="00000000" w:rsidRPr="00000000">
        <w:rPr>
          <w:rtl w:val="0"/>
        </w:rPr>
        <w:t xml:space="preserve">FLOAT</w:t>
      </w:r>
      <w:r w:rsidDel="00000000" w:rsidR="00000000" w:rsidRPr="00000000">
        <w:rPr>
          <w:b w:val="1"/>
          <w:bCs w:val="1"/>
          <w:rtl w:val="0"/>
        </w:rPr>
        <w:br w:type="textWrapping"/>
        <w:t xml:space="preserve">Exemplo: </w:t>
      </w:r>
      <w:r w:rsidDel="00000000" w:rsidR="00000000" w:rsidRPr="00000000">
        <w:rPr>
          <w:rtl w:val="0"/>
        </w:rPr>
        <w:t xml:space="preserve">455.28369970654</w:t>
      </w:r>
    </w:p>
    <w:p w:rsidR="00000000" w:rsidDel="00000000" w:rsidP="00000000" w:rsidRDefault="00000000" w:rsidRPr="00000000" w14:paraId="0000008C">
      <w:pPr>
        <w:spacing w:after="240" w:before="240" w:lineRule="auto"/>
        <w:jc w:val="center"/>
        <w:rPr>
          <w:b w:val="1"/>
          <w:bCs w:val="1"/>
          <w:i w:val="1"/>
          <w:iCs w:val="1"/>
          <w:sz w:val="24"/>
          <w:szCs w:val="24"/>
        </w:rPr>
      </w:pPr>
      <w:r w:rsidDel="00000000" w:rsidR="00000000" w:rsidRPr="00000000">
        <w:rPr>
          <w:b w:val="1"/>
          <w:bCs w:val="1"/>
          <w:i w:val="1"/>
          <w:iCs w:val="1"/>
          <w:sz w:val="24"/>
          <w:szCs w:val="24"/>
          <w:rtl w:val="0"/>
        </w:rPr>
        <w:t xml:space="preserve">Nome: m/z</w:t>
      </w:r>
    </w:p>
    <w:p w:rsidR="00000000" w:rsidDel="00000000" w:rsidP="00000000" w:rsidRDefault="00000000" w:rsidRPr="00000000" w14:paraId="0000008D">
      <w:pPr>
        <w:spacing w:after="240" w:before="240" w:lineRule="auto"/>
        <w:jc w:val="both"/>
        <w:rPr/>
      </w:pPr>
      <w:r w:rsidDel="00000000" w:rsidR="00000000" w:rsidRPr="00000000">
        <w:rPr>
          <w:b w:val="1"/>
          <w:bCs w:val="1"/>
          <w:rtl w:val="0"/>
        </w:rPr>
        <w:br w:type="textWrapping"/>
        <w:t xml:space="preserve">Descrição: </w:t>
      </w:r>
      <w:r w:rsidDel="00000000" w:rsidR="00000000" w:rsidRPr="00000000">
        <w:rPr>
          <w:rFonts w:ascii="Arial Unicode MS" w:cs="Arial Unicode MS" w:eastAsia="Arial Unicode MS" w:hAnsi="Arial Unicode MS"/>
          <w:rtl w:val="0"/>
        </w:rPr>
        <w:t xml:space="preserve">Representa a relação massa/carga (mass-to-charge ratio) do íon detectado no espectrômetro de massas. Esse é um dos parâmetros fundamentais da espectrometria de massas, pois corresponde ao valor medido diretamente pelo equipamento. A variável m representa a massa do íon detectado e z representa o número de cargas elétricas desse íon. Como a maioria dos íons possui carga +1 ou −1, o valor de m/z costuma ser muito próximo da massa do composto. Esse dado é essencial para a identificação de compostos e análise de suas assinaturas espectrais.</w:t>
      </w:r>
    </w:p>
    <w:p w:rsidR="00000000" w:rsidDel="00000000" w:rsidP="00000000" w:rsidRDefault="00000000" w:rsidRPr="00000000" w14:paraId="0000008E">
      <w:pPr>
        <w:spacing w:after="240" w:before="240" w:lineRule="auto"/>
        <w:rPr>
          <w:b w:val="1"/>
          <w:bCs w:val="1"/>
        </w:rPr>
      </w:pPr>
      <w:r w:rsidDel="00000000" w:rsidR="00000000" w:rsidRPr="00000000">
        <w:rPr>
          <w:b w:val="1"/>
          <w:bCs w:val="1"/>
          <w:rtl w:val="0"/>
        </w:rPr>
        <w:br w:type="textWrapping"/>
        <w:t xml:space="preserve">Tipo: FLOAT</w:t>
        <w:br w:type="textWrapping"/>
        <w:t xml:space="preserve">Exemplo: 454.27642327454</w:t>
      </w:r>
    </w:p>
    <w:p w:rsidR="00000000" w:rsidDel="00000000" w:rsidP="00000000" w:rsidRDefault="00000000" w:rsidRPr="00000000" w14:paraId="0000008F">
      <w:pPr>
        <w:spacing w:after="240" w:before="240" w:lineRule="auto"/>
        <w:jc w:val="center"/>
        <w:rPr>
          <w:b w:val="1"/>
          <w:bCs w:val="1"/>
          <w:sz w:val="24"/>
          <w:szCs w:val="24"/>
        </w:rPr>
      </w:pPr>
      <w:r w:rsidDel="00000000" w:rsidR="00000000" w:rsidRPr="00000000">
        <w:rPr>
          <w:b w:val="1"/>
          <w:bCs w:val="1"/>
          <w:sz w:val="24"/>
          <w:szCs w:val="24"/>
          <w:rtl w:val="0"/>
        </w:rPr>
        <w:t xml:space="preserve">Nome: Tempo de Retenção (Retention Time – min)</w:t>
      </w:r>
    </w:p>
    <w:p w:rsidR="00000000" w:rsidDel="00000000" w:rsidP="00000000" w:rsidRDefault="00000000" w:rsidRPr="00000000" w14:paraId="00000090">
      <w:pPr>
        <w:spacing w:after="240" w:before="240" w:lineRule="auto"/>
        <w:jc w:val="both"/>
        <w:rPr/>
      </w:pPr>
      <w:r w:rsidDel="00000000" w:rsidR="00000000" w:rsidRPr="00000000">
        <w:rPr>
          <w:b w:val="1"/>
          <w:bCs w:val="1"/>
          <w:rtl w:val="0"/>
        </w:rPr>
        <w:br w:type="textWrapping"/>
        <w:t xml:space="preserve">Descrição: </w:t>
      </w:r>
      <w:r w:rsidDel="00000000" w:rsidR="00000000" w:rsidRPr="00000000">
        <w:rPr>
          <w:rtl w:val="0"/>
        </w:rPr>
        <w:t xml:space="preserve">Indica o tempo que o composto levou para atravessar a coluna cromatográfica e ser detectado pelo sistema analítico, expresso em minutos. Durante o processo de cromatografia, os compostos são separados de acordo com suas propriedades químicas e interações com a fase estacionária da coluna. Cada substância possui um tempo de retenção característico, que pode variar de acordo com fatores como polaridade, afinidade com a coluna, condições do método analítico e composição da fase móvel. Esse parâmetro é importante para auxiliar na identificação de compostos e diferenciar moléculas com massas semelhantes.</w:t>
      </w:r>
    </w:p>
    <w:p w:rsidR="00000000" w:rsidDel="00000000" w:rsidP="00000000" w:rsidRDefault="00000000" w:rsidRPr="00000000" w14:paraId="00000091">
      <w:pPr>
        <w:spacing w:after="240" w:before="240" w:lineRule="auto"/>
        <w:rPr>
          <w:b w:val="1"/>
          <w:bCs w:val="1"/>
        </w:rPr>
      </w:pPr>
      <w:r w:rsidDel="00000000" w:rsidR="00000000" w:rsidRPr="00000000">
        <w:rPr>
          <w:b w:val="1"/>
          <w:bCs w:val="1"/>
          <w:rtl w:val="0"/>
        </w:rPr>
        <w:br w:type="textWrapping"/>
        <w:t xml:space="preserve">Tipo: FLOAT</w:t>
        <w:br w:type="textWrapping"/>
        <w:t xml:space="preserve">Exemplo: 49.03026666666667</w:t>
      </w:r>
    </w:p>
    <w:p w:rsidR="00000000" w:rsidDel="00000000" w:rsidP="00000000" w:rsidRDefault="00000000" w:rsidRPr="00000000" w14:paraId="00000092">
      <w:pPr>
        <w:spacing w:after="240" w:before="240" w:lineRule="auto"/>
        <w:rPr>
          <w:b w:val="1"/>
          <w:bCs w:val="1"/>
        </w:rPr>
      </w:pPr>
      <w:r w:rsidDel="00000000" w:rsidR="00000000" w:rsidRPr="00000000">
        <w:rPr>
          <w:rtl w:val="0"/>
        </w:rPr>
      </w:r>
    </w:p>
    <w:p w:rsidR="00000000" w:rsidDel="00000000" w:rsidP="00000000" w:rsidRDefault="00000000" w:rsidRPr="00000000" w14:paraId="00000093">
      <w:pPr>
        <w:spacing w:after="240" w:before="240" w:lineRule="auto"/>
        <w:jc w:val="center"/>
        <w:rPr>
          <w:b w:val="1"/>
          <w:bCs w:val="1"/>
          <w:i w:val="1"/>
          <w:iCs w:val="1"/>
          <w:sz w:val="24"/>
          <w:szCs w:val="24"/>
        </w:rPr>
      </w:pPr>
      <w:r w:rsidDel="00000000" w:rsidR="00000000" w:rsidRPr="00000000">
        <w:rPr>
          <w:b w:val="1"/>
          <w:bCs w:val="1"/>
          <w:i w:val="1"/>
          <w:iCs w:val="1"/>
          <w:sz w:val="24"/>
          <w:szCs w:val="24"/>
          <w:rtl w:val="0"/>
        </w:rPr>
        <w:t xml:space="preserve">Nome: Largura do Pico Cromatográfico (Chromatographic Peak Width – min)</w:t>
      </w:r>
    </w:p>
    <w:p w:rsidR="00000000" w:rsidDel="00000000" w:rsidP="00000000" w:rsidRDefault="00000000" w:rsidRPr="00000000" w14:paraId="00000094">
      <w:pPr>
        <w:spacing w:after="240" w:before="240" w:lineRule="auto"/>
        <w:jc w:val="both"/>
        <w:rPr/>
      </w:pPr>
      <w:r w:rsidDel="00000000" w:rsidR="00000000" w:rsidRPr="00000000">
        <w:rPr>
          <w:b w:val="1"/>
          <w:bCs w:val="1"/>
          <w:rtl w:val="0"/>
        </w:rPr>
        <w:t xml:space="preserve">Descrição:</w:t>
      </w:r>
      <w:r w:rsidDel="00000000" w:rsidR="00000000" w:rsidRPr="00000000">
        <w:rPr>
          <w:rtl w:val="0"/>
        </w:rPr>
        <w:t xml:space="preserve"> Representa a largura do pico cromatográfico associado ao composto detectado, medida em minutos. Durante a cromatografia, cada composto aparece no cromatograma como um pico. A largura desse pico indica quanto tempo o sinal do composto permaneceu sendo detectado. Picos mais estreitos geralmente indicam melhor separação cromatográfica e maior eficiência da coluna, enquanto picos mais largos podem indicar sobreposição com outros compostos ou menor eficiência de separação. Essa informação pode ser utilizada para avaliar a qualidade da análise cromatográfica.</w:t>
      </w:r>
    </w:p>
    <w:p w:rsidR="00000000" w:rsidDel="00000000" w:rsidP="00000000" w:rsidRDefault="00000000" w:rsidRPr="00000000" w14:paraId="00000095">
      <w:pPr>
        <w:spacing w:after="240" w:before="240" w:lineRule="auto"/>
        <w:rPr>
          <w:b w:val="1"/>
          <w:bCs w:val="1"/>
        </w:rPr>
      </w:pPr>
      <w:r w:rsidDel="00000000" w:rsidR="00000000" w:rsidRPr="00000000">
        <w:rPr>
          <w:b w:val="1"/>
          <w:bCs w:val="1"/>
          <w:rtl w:val="0"/>
        </w:rPr>
        <w:br w:type="textWrapping"/>
        <w:t xml:space="preserve">Tipo: FLOAT</w:t>
        <w:br w:type="textWrapping"/>
        <w:t xml:space="preserve">Exemplo: 0.177733333333333</w:t>
      </w:r>
    </w:p>
    <w:p w:rsidR="00000000" w:rsidDel="00000000" w:rsidP="00000000" w:rsidRDefault="00000000" w:rsidRPr="00000000" w14:paraId="00000096">
      <w:pPr>
        <w:spacing w:after="240" w:before="240" w:lineRule="auto"/>
        <w:jc w:val="center"/>
        <w:rPr>
          <w:b w:val="1"/>
          <w:bCs w:val="1"/>
        </w:rPr>
      </w:pPr>
      <w:r w:rsidDel="00000000" w:rsidR="00000000" w:rsidRPr="00000000">
        <w:rPr>
          <w:b w:val="1"/>
          <w:bCs w:val="1"/>
          <w:rtl w:val="0"/>
        </w:rPr>
        <w:t xml:space="preserve">Nome: Identificação do Composto (Identifications)</w:t>
      </w:r>
    </w:p>
    <w:p w:rsidR="00000000" w:rsidDel="00000000" w:rsidP="00000000" w:rsidRDefault="00000000" w:rsidRPr="00000000" w14:paraId="00000097">
      <w:pPr>
        <w:spacing w:after="240" w:before="240" w:lineRule="auto"/>
        <w:jc w:val="both"/>
        <w:rPr/>
      </w:pPr>
      <w:r w:rsidDel="00000000" w:rsidR="00000000" w:rsidRPr="00000000">
        <w:rPr>
          <w:rtl w:val="0"/>
        </w:rPr>
        <w:br w:type="textWrapping"/>
        <w:t xml:space="preserve"> Descrição: Identificação cruzada entre a tabela final e a tabela de identificação, dizendo quantas moléculas foram encontradas para cada sinal analítico na tabela final (</w:t>
      </w:r>
      <w:commentRangeStart w:id="3"/>
      <w:r w:rsidDel="00000000" w:rsidR="00000000" w:rsidRPr="00000000">
        <w:rPr>
          <w:rtl w:val="0"/>
        </w:rPr>
        <w:t xml:space="preserve">Indica a possível identificação química do composto detectado. Essa identificação pode ser obtida por meio da comparação do valor de m/z com bancos de dados químicos, análise do tempo de retenção em relação a padrões conhecidos, análise de fragmentação espectral ou uso de algoritmos de anotação metabólica. Nem todos os compostos detectados são necessariamente identificados, podendo haver registros sem identificação confirmada. Esse campo é fundamental em estudos de metabolômica, química analítica, bioquímica e análise ambiental.</w:t>
      </w:r>
      <w:commentRangeEnd w:id="3"/>
      <w:r w:rsidDel="00000000" w:rsidR="00000000" w:rsidRPr="00000000">
        <w:commentReference w:id="3"/>
      </w:r>
      <w:r w:rsidDel="00000000" w:rsidR="00000000" w:rsidRPr="00000000">
        <w:rPr>
          <w:rtl w:val="0"/>
        </w:rPr>
        <w:t xml:space="preserve">)</w:t>
      </w:r>
      <w:r w:rsidDel="00000000" w:rsidR="00000000" w:rsidRPr="00000000">
        <w:rPr>
          <w:b w:val="1"/>
          <w:bCs w:val="1"/>
          <w:rtl w:val="0"/>
        </w:rPr>
        <w:br w:type="textWrapping"/>
        <w:t xml:space="preserve"> Tipo: </w:t>
      </w:r>
      <w:r w:rsidDel="00000000" w:rsidR="00000000" w:rsidRPr="00000000">
        <w:rPr>
          <w:rtl w:val="0"/>
        </w:rPr>
        <w:t xml:space="preserve">INTEGER</w:t>
        <w:br w:type="textWrapping"/>
        <w:t xml:space="preserve"> E</w:t>
      </w:r>
      <w:r w:rsidDel="00000000" w:rsidR="00000000" w:rsidRPr="00000000">
        <w:rPr>
          <w:b w:val="1"/>
          <w:bCs w:val="1"/>
          <w:rtl w:val="0"/>
        </w:rPr>
        <w:t xml:space="preserve">xemplo: </w:t>
      </w:r>
      <w:r w:rsidDel="00000000" w:rsidR="00000000" w:rsidRPr="00000000">
        <w:rPr>
          <w:rtl w:val="0"/>
        </w:rPr>
        <w:t xml:space="preserve">147</w:t>
      </w:r>
    </w:p>
    <w:p w:rsidR="00000000" w:rsidDel="00000000" w:rsidP="00000000" w:rsidRDefault="00000000" w:rsidRPr="00000000" w14:paraId="00000098">
      <w:pPr>
        <w:spacing w:after="240" w:before="240" w:lineRule="auto"/>
        <w:jc w:val="center"/>
        <w:rPr>
          <w:b w:val="1"/>
          <w:bCs w:val="1"/>
          <w:i w:val="1"/>
          <w:iCs w:val="1"/>
          <w:sz w:val="24"/>
          <w:szCs w:val="24"/>
        </w:rPr>
      </w:pPr>
      <w:r w:rsidDel="00000000" w:rsidR="00000000" w:rsidRPr="00000000">
        <w:rPr>
          <w:b w:val="1"/>
          <w:bCs w:val="1"/>
          <w:i w:val="1"/>
          <w:iCs w:val="1"/>
          <w:sz w:val="24"/>
          <w:szCs w:val="24"/>
          <w:rtl w:val="0"/>
        </w:rPr>
        <w:t xml:space="preserve">Nome: Abundância nas Amostras (Colunas 1.1 até 6.2)</w:t>
      </w:r>
    </w:p>
    <w:p w:rsidR="00000000" w:rsidDel="00000000" w:rsidP="00000000" w:rsidRDefault="00000000" w:rsidRPr="00000000" w14:paraId="00000099">
      <w:pPr>
        <w:spacing w:after="240" w:before="240" w:lineRule="auto"/>
        <w:jc w:val="both"/>
        <w:rPr/>
      </w:pPr>
      <w:r w:rsidDel="00000000" w:rsidR="00000000" w:rsidRPr="00000000">
        <w:rPr>
          <w:rtl w:val="0"/>
        </w:rPr>
        <w:br w:type="textWrapping"/>
      </w:r>
      <w:r w:rsidDel="00000000" w:rsidR="00000000" w:rsidRPr="00000000">
        <w:rPr>
          <w:b w:val="1"/>
          <w:bCs w:val="1"/>
          <w:rtl w:val="0"/>
        </w:rPr>
        <w:t xml:space="preserve">Descrição</w:t>
      </w:r>
      <w:r w:rsidDel="00000000" w:rsidR="00000000" w:rsidRPr="00000000">
        <w:rPr>
          <w:rtl w:val="0"/>
        </w:rPr>
        <w:t xml:space="preserve">: Conjunto de colunas que representam os valores de abundância ou intensidade relativa do composto em diferentes amostras experimentais. Esses valores normalmente correspondem à área do pico cromatográfico ou à intensidade do sinal detectado no espectrômetro de massas. Quanto maior o valor registrado, maior é a quantidade relativa do composto presente naquela amostra. A nomenclatura segue o padrão Grupo.Replicata, no qual o primeiro número representa o grupo experimental e o segundo número representa a replicata daquela amostra. Esses dados são utilizados para comparar a abundância de compostos entre diferentes grupos experimentais, identificar diferenças metabólicas entre amostras e realizar análises estatísticas em estudos experimentais.</w:t>
      </w:r>
    </w:p>
    <w:p w:rsidR="00000000" w:rsidDel="00000000" w:rsidP="00000000" w:rsidRDefault="00000000" w:rsidRPr="00000000" w14:paraId="0000009A">
      <w:pPr>
        <w:spacing w:after="240" w:before="240" w:lineRule="auto"/>
        <w:jc w:val="both"/>
        <w:rPr>
          <w:b w:val="1"/>
          <w:bCs w:val="1"/>
          <w:i w:val="1"/>
          <w:iCs w:val="1"/>
        </w:rPr>
      </w:pPr>
      <w:r w:rsidDel="00000000" w:rsidR="00000000" w:rsidRPr="00000000">
        <w:rPr>
          <w:b w:val="1"/>
          <w:bCs w:val="1"/>
          <w:rtl w:val="0"/>
        </w:rPr>
        <w:br w:type="textWrapping"/>
        <w:t xml:space="preserve"> Tipo: </w:t>
      </w:r>
      <w:r w:rsidDel="00000000" w:rsidR="00000000" w:rsidRPr="00000000">
        <w:rPr>
          <w:rtl w:val="0"/>
        </w:rPr>
        <w:t xml:space="preserve">FLOAT</w:t>
        <w:br w:type="textWrapping"/>
        <w:t xml:space="preserve"> </w:t>
      </w:r>
      <w:r w:rsidDel="00000000" w:rsidR="00000000" w:rsidRPr="00000000">
        <w:rPr>
          <w:b w:val="1"/>
          <w:bCs w:val="1"/>
          <w:rtl w:val="0"/>
        </w:rPr>
        <w:t xml:space="preserve">Exemplo: </w:t>
      </w:r>
      <w:r w:rsidDel="00000000" w:rsidR="00000000" w:rsidRPr="00000000">
        <w:rPr>
          <w:rtl w:val="0"/>
        </w:rPr>
        <w:t xml:space="preserve">102834.117411157</w:t>
      </w:r>
      <w:r w:rsidDel="00000000" w:rsidR="00000000" w:rsidRPr="00000000">
        <w:rPr>
          <w:rtl w:val="0"/>
        </w:rPr>
      </w:r>
    </w:p>
    <w:p w:rsidR="00000000" w:rsidDel="00000000" w:rsidP="00000000" w:rsidRDefault="00000000" w:rsidRPr="00000000" w14:paraId="0000009B">
      <w:pPr>
        <w:jc w:val="both"/>
        <w:rPr/>
      </w:pPr>
      <w:r w:rsidDel="00000000" w:rsidR="00000000" w:rsidRPr="00000000">
        <w:rPr>
          <w:rtl w:val="0"/>
        </w:rPr>
      </w:r>
    </w:p>
    <w:p w:rsidR="00000000" w:rsidDel="00000000" w:rsidP="00000000" w:rsidRDefault="00000000" w:rsidRPr="00000000" w14:paraId="0000009C">
      <w:pPr>
        <w:jc w:val="both"/>
        <w:rPr/>
      </w:pPr>
      <w:r w:rsidDel="00000000" w:rsidR="00000000" w:rsidRPr="00000000">
        <w:rPr>
          <w:rtl w:val="0"/>
        </w:rPr>
      </w:r>
    </w:p>
    <w:p w:rsidR="00000000" w:rsidDel="00000000" w:rsidP="00000000" w:rsidRDefault="00000000" w:rsidRPr="00000000" w14:paraId="0000009D">
      <w:pPr>
        <w:jc w:val="both"/>
        <w:rPr/>
      </w:pPr>
      <w:r w:rsidDel="00000000" w:rsidR="00000000" w:rsidRPr="00000000">
        <w:rPr>
          <w:rtl w:val="0"/>
        </w:rPr>
      </w:r>
    </w:p>
    <w:p w:rsidR="00000000" w:rsidDel="00000000" w:rsidP="00000000" w:rsidRDefault="00000000" w:rsidRPr="00000000" w14:paraId="0000009E">
      <w:pPr>
        <w:jc w:val="both"/>
        <w:rPr/>
      </w:pPr>
      <w:r w:rsidDel="00000000" w:rsidR="00000000" w:rsidRPr="00000000">
        <w:rPr>
          <w:rtl w:val="0"/>
        </w:rPr>
      </w:r>
    </w:p>
    <w:p w:rsidR="00000000" w:rsidDel="00000000" w:rsidP="00000000" w:rsidRDefault="00000000" w:rsidRPr="00000000" w14:paraId="0000009F">
      <w:pPr>
        <w:jc w:val="left"/>
        <w:rPr>
          <w:b w:val="1"/>
          <w:bCs w:val="1"/>
          <w:i w:val="1"/>
          <w:iCs w:val="1"/>
          <w:sz w:val="24"/>
          <w:szCs w:val="24"/>
        </w:rPr>
      </w:pPr>
      <w:r w:rsidDel="00000000" w:rsidR="00000000" w:rsidRPr="00000000">
        <w:rPr>
          <w:rtl w:val="0"/>
        </w:rPr>
      </w:r>
    </w:p>
    <w:p w:rsidR="00000000" w:rsidDel="00000000" w:rsidP="00000000" w:rsidRDefault="00000000" w:rsidRPr="00000000" w14:paraId="000000A0">
      <w:pPr>
        <w:jc w:val="center"/>
        <w:rPr>
          <w:b w:val="1"/>
          <w:bCs w:val="1"/>
          <w:i w:val="1"/>
          <w:iCs w:val="1"/>
          <w:sz w:val="24"/>
          <w:szCs w:val="24"/>
        </w:rPr>
      </w:pPr>
      <w:r w:rsidDel="00000000" w:rsidR="00000000" w:rsidRPr="00000000">
        <w:rPr>
          <w:b w:val="1"/>
          <w:bCs w:val="1"/>
          <w:i w:val="1"/>
          <w:iCs w:val="1"/>
          <w:sz w:val="24"/>
          <w:szCs w:val="24"/>
          <w:rtl w:val="0"/>
        </w:rPr>
        <w:t xml:space="preserve">Tabela Final</w:t>
      </w:r>
    </w:p>
    <w:p w:rsidR="00000000" w:rsidDel="00000000" w:rsidP="00000000" w:rsidRDefault="00000000" w:rsidRPr="00000000" w14:paraId="000000A1">
      <w:pPr>
        <w:spacing w:after="240" w:before="240" w:lineRule="auto"/>
        <w:jc w:val="center"/>
        <w:rPr>
          <w:b w:val="1"/>
          <w:bCs w:val="1"/>
          <w:i w:val="1"/>
          <w:iCs w:val="1"/>
          <w:sz w:val="24"/>
          <w:szCs w:val="24"/>
        </w:rPr>
      </w:pPr>
      <w:r w:rsidDel="00000000" w:rsidR="00000000" w:rsidRPr="00000000">
        <w:rPr>
          <w:rtl w:val="0"/>
        </w:rPr>
      </w:r>
    </w:p>
    <w:p w:rsidR="00000000" w:rsidDel="00000000" w:rsidP="00000000" w:rsidRDefault="00000000" w:rsidRPr="00000000" w14:paraId="000000A2">
      <w:pPr>
        <w:spacing w:after="240" w:before="240" w:lineRule="auto"/>
        <w:jc w:val="center"/>
        <w:rPr>
          <w:b w:val="1"/>
          <w:bCs w:val="1"/>
          <w:i w:val="1"/>
          <w:iCs w:val="1"/>
          <w:sz w:val="24"/>
          <w:szCs w:val="24"/>
        </w:rPr>
      </w:pPr>
      <w:r w:rsidDel="00000000" w:rsidR="00000000" w:rsidRPr="00000000">
        <w:rPr>
          <w:rtl w:val="0"/>
        </w:rPr>
      </w:r>
    </w:p>
    <w:p w:rsidR="00000000" w:rsidDel="00000000" w:rsidP="00000000" w:rsidRDefault="00000000" w:rsidRPr="00000000" w14:paraId="000000A3">
      <w:pPr>
        <w:spacing w:after="240" w:before="240" w:lineRule="auto"/>
        <w:jc w:val="center"/>
        <w:rPr>
          <w:b w:val="1"/>
          <w:bCs w:val="1"/>
          <w:i w:val="1"/>
          <w:iCs w:val="1"/>
        </w:rPr>
      </w:pPr>
      <w:r w:rsidDel="00000000" w:rsidR="00000000" w:rsidRPr="00000000">
        <w:rPr>
          <w:b w:val="1"/>
          <w:bCs w:val="1"/>
          <w:i w:val="1"/>
          <w:iCs w:val="1"/>
          <w:sz w:val="24"/>
          <w:szCs w:val="24"/>
          <w:rtl w:val="0"/>
        </w:rPr>
        <w:t xml:space="preserve">Nome: id_composto (ID)</w:t>
      </w:r>
      <w:r w:rsidDel="00000000" w:rsidR="00000000" w:rsidRPr="00000000">
        <w:rPr>
          <w:rtl w:val="0"/>
        </w:rPr>
      </w:r>
    </w:p>
    <w:p w:rsidR="00000000" w:rsidDel="00000000" w:rsidP="00000000" w:rsidRDefault="00000000" w:rsidRPr="00000000" w14:paraId="000000A4">
      <w:pPr>
        <w:spacing w:after="240" w:before="240" w:lineRule="auto"/>
        <w:jc w:val="both"/>
        <w:rPr/>
      </w:pPr>
      <w:r w:rsidDel="00000000" w:rsidR="00000000" w:rsidRPr="00000000">
        <w:rPr>
          <w:b w:val="1"/>
          <w:bCs w:val="1"/>
          <w:rtl w:val="0"/>
        </w:rPr>
        <w:t xml:space="preserve">Descrição:</w:t>
      </w:r>
      <w:r w:rsidDel="00000000" w:rsidR="00000000" w:rsidRPr="00000000">
        <w:rPr>
          <w:rtl w:val="0"/>
        </w:rPr>
        <w:t xml:space="preserve"> Identificador único atribuído a cada</w:t>
      </w:r>
      <w:commentRangeStart w:id="4"/>
      <w:r w:rsidDel="00000000" w:rsidR="00000000" w:rsidRPr="00000000">
        <w:rPr>
          <w:rtl w:val="0"/>
        </w:rPr>
        <w:t xml:space="preserve"> composto químico</w:t>
      </w:r>
      <w:commentRangeEnd w:id="4"/>
      <w:r w:rsidDel="00000000" w:rsidR="00000000" w:rsidRPr="00000000">
        <w:commentReference w:id="4"/>
      </w:r>
      <w:r w:rsidDel="00000000" w:rsidR="00000000" w:rsidRPr="00000000">
        <w:rPr>
          <w:rtl w:val="0"/>
        </w:rPr>
        <w:t xml:space="preserve"> registrado no banco de dados. Esse campo permite distinguir cada registro individualmente e facilita a organização e busca das informações no sistema. O identificador pode seguir um padrão que indique informações como o solvente utilizado, o modo de ionização e um número sequencial </w:t>
      </w:r>
      <w:commentRangeStart w:id="5"/>
      <w:r w:rsidDel="00000000" w:rsidR="00000000" w:rsidRPr="00000000">
        <w:rPr>
          <w:rtl w:val="0"/>
        </w:rPr>
        <w:t xml:space="preserve">do composto analisado</w:t>
      </w:r>
      <w:commentRangeEnd w:id="5"/>
      <w:r w:rsidDel="00000000" w:rsidR="00000000" w:rsidRPr="00000000">
        <w:commentReference w:id="5"/>
      </w:r>
      <w:r w:rsidDel="00000000" w:rsidR="00000000" w:rsidRPr="00000000">
        <w:rPr>
          <w:rtl w:val="0"/>
        </w:rPr>
        <w:t xml:space="preserve">, permitindo maior rastreabilidade dos dados experimentais.</w:t>
      </w:r>
    </w:p>
    <w:p w:rsidR="00000000" w:rsidDel="00000000" w:rsidP="00000000" w:rsidRDefault="00000000" w:rsidRPr="00000000" w14:paraId="000000A5">
      <w:pPr>
        <w:spacing w:after="240" w:before="240" w:lineRule="auto"/>
        <w:rPr/>
      </w:pPr>
      <w:r w:rsidDel="00000000" w:rsidR="00000000" w:rsidRPr="00000000">
        <w:rPr>
          <w:rtl w:val="0"/>
        </w:rPr>
        <w:br w:type="textWrapping"/>
      </w:r>
      <w:r w:rsidDel="00000000" w:rsidR="00000000" w:rsidRPr="00000000">
        <w:rPr>
          <w:b w:val="1"/>
          <w:bCs w:val="1"/>
          <w:rtl w:val="0"/>
        </w:rPr>
        <w:t xml:space="preserve">Tipo:</w:t>
      </w:r>
      <w:r w:rsidDel="00000000" w:rsidR="00000000" w:rsidRPr="00000000">
        <w:rPr>
          <w:rtl w:val="0"/>
        </w:rPr>
        <w:t xml:space="preserve"> VARCHAR(12)</w:t>
        <w:br w:type="textWrapping"/>
      </w:r>
      <w:r w:rsidDel="00000000" w:rsidR="00000000" w:rsidRPr="00000000">
        <w:rPr>
          <w:b w:val="1"/>
          <w:bCs w:val="1"/>
          <w:rtl w:val="0"/>
        </w:rPr>
        <w:t xml:space="preserve">Exemplo:</w:t>
      </w:r>
      <w:r w:rsidDel="00000000" w:rsidR="00000000" w:rsidRPr="00000000">
        <w:rPr>
          <w:rtl w:val="0"/>
        </w:rPr>
        <w:t xml:space="preserve"> AcEt_POS_001</w:t>
      </w:r>
    </w:p>
    <w:p w:rsidR="00000000" w:rsidDel="00000000" w:rsidP="00000000" w:rsidRDefault="00000000" w:rsidRPr="00000000" w14:paraId="000000A6">
      <w:pPr>
        <w:spacing w:after="240" w:before="240" w:lineRule="auto"/>
        <w:jc w:val="center"/>
        <w:rPr>
          <w:b w:val="1"/>
          <w:bCs w:val="1"/>
          <w:i w:val="1"/>
          <w:iCs w:val="1"/>
          <w:sz w:val="24"/>
          <w:szCs w:val="24"/>
        </w:rPr>
      </w:pPr>
      <w:r w:rsidDel="00000000" w:rsidR="00000000" w:rsidRPr="00000000">
        <w:rPr>
          <w:b w:val="1"/>
          <w:bCs w:val="1"/>
          <w:i w:val="1"/>
          <w:iCs w:val="1"/>
          <w:sz w:val="24"/>
          <w:szCs w:val="24"/>
          <w:rtl w:val="0"/>
        </w:rPr>
        <w:t xml:space="preserve">Nome: Metaboli</w:t>
      </w:r>
      <w:ins w:author="NATHÁLIA COELHO ANDRADE" w:id="0" w:date="2026-03-14T12:10:31Z">
        <w:r w:rsidDel="00000000" w:rsidR="00000000" w:rsidRPr="00000000">
          <w:rPr>
            <w:b w:val="1"/>
            <w:bCs w:val="1"/>
            <w:i w:val="1"/>
            <w:iCs w:val="1"/>
            <w:sz w:val="24"/>
            <w:szCs w:val="24"/>
            <w:rtl w:val="0"/>
          </w:rPr>
          <w:t xml:space="preserve">t</w:t>
        </w:r>
      </w:ins>
      <w:del w:author="NATHÁLIA COELHO ANDRADE" w:id="0" w:date="2026-03-14T12:10:31Z">
        <w:r w:rsidDel="00000000" w:rsidR="00000000" w:rsidRPr="00000000">
          <w:rPr>
            <w:b w:val="1"/>
            <w:bCs w:val="1"/>
            <w:i w:val="1"/>
            <w:iCs w:val="1"/>
            <w:sz w:val="24"/>
            <w:szCs w:val="24"/>
            <w:rtl w:val="0"/>
          </w:rPr>
          <w:delText xml:space="preserve">c</w:delText>
        </w:r>
      </w:del>
      <w:r w:rsidDel="00000000" w:rsidR="00000000" w:rsidRPr="00000000">
        <w:rPr>
          <w:b w:val="1"/>
          <w:bCs w:val="1"/>
          <w:i w:val="1"/>
          <w:iCs w:val="1"/>
          <w:sz w:val="24"/>
          <w:szCs w:val="24"/>
          <w:rtl w:val="0"/>
        </w:rPr>
        <w:t xml:space="preserve">o/Compost</w:t>
      </w:r>
      <w:del w:author="NATHÁLIA COELHO ANDRADE" w:id="1" w:date="2026-03-14T12:10:33Z">
        <w:r w:rsidDel="00000000" w:rsidR="00000000" w:rsidRPr="00000000">
          <w:rPr>
            <w:b w:val="1"/>
            <w:bCs w:val="1"/>
            <w:i w:val="1"/>
            <w:iCs w:val="1"/>
            <w:sz w:val="24"/>
            <w:szCs w:val="24"/>
            <w:rtl w:val="0"/>
          </w:rPr>
          <w:delText xml:space="preserve">a</w:delText>
        </w:r>
      </w:del>
      <w:ins w:author="NATHÁLIA COELHO ANDRADE" w:id="1" w:date="2026-03-14T12:10:33Z">
        <w:r w:rsidDel="00000000" w:rsidR="00000000" w:rsidRPr="00000000">
          <w:rPr>
            <w:b w:val="1"/>
            <w:bCs w:val="1"/>
            <w:i w:val="1"/>
            <w:iCs w:val="1"/>
            <w:sz w:val="24"/>
            <w:szCs w:val="24"/>
            <w:rtl w:val="0"/>
          </w:rPr>
          <w:t xml:space="preserve">o</w:t>
        </w:r>
      </w:ins>
      <w:r w:rsidDel="00000000" w:rsidR="00000000" w:rsidRPr="00000000">
        <w:rPr>
          <w:rtl w:val="0"/>
        </w:rPr>
      </w:r>
    </w:p>
    <w:p w:rsidR="00000000" w:rsidDel="00000000" w:rsidP="00000000" w:rsidRDefault="00000000" w:rsidRPr="00000000" w14:paraId="000000A7">
      <w:pPr>
        <w:spacing w:after="240" w:before="240" w:lineRule="auto"/>
        <w:jc w:val="both"/>
        <w:rPr/>
      </w:pPr>
      <w:r w:rsidDel="00000000" w:rsidR="00000000" w:rsidRPr="00000000">
        <w:rPr>
          <w:rtl w:val="0"/>
        </w:rPr>
        <w:br w:type="textWrapping"/>
      </w:r>
      <w:r w:rsidDel="00000000" w:rsidR="00000000" w:rsidRPr="00000000">
        <w:rPr>
          <w:b w:val="1"/>
          <w:bCs w:val="1"/>
          <w:rtl w:val="0"/>
        </w:rPr>
        <w:t xml:space="preserve">Descrição:</w:t>
      </w:r>
      <w:r w:rsidDel="00000000" w:rsidR="00000000" w:rsidRPr="00000000">
        <w:rPr>
          <w:rtl w:val="0"/>
        </w:rPr>
        <w:t xml:space="preserve"> Campo destinado ao armazenamento do nome científico ou nomenclatura química do composto identificado na análise. Esse nome segue padrões de nomenclatura química reconhecidos internacionalmente, permitindo a identificação correta da substância e sua comparação com registros de bases de dados químicas e publicações científicas.</w:t>
      </w:r>
    </w:p>
    <w:p w:rsidR="00000000" w:rsidDel="00000000" w:rsidP="00000000" w:rsidRDefault="00000000" w:rsidRPr="00000000" w14:paraId="000000A8">
      <w:pPr>
        <w:spacing w:after="240" w:before="240" w:lineRule="auto"/>
        <w:jc w:val="both"/>
        <w:rPr/>
      </w:pPr>
      <w:r w:rsidDel="00000000" w:rsidR="00000000" w:rsidRPr="00000000">
        <w:rPr>
          <w:rtl w:val="0"/>
        </w:rPr>
        <w:br w:type="textWrapping"/>
      </w:r>
      <w:r w:rsidDel="00000000" w:rsidR="00000000" w:rsidRPr="00000000">
        <w:rPr>
          <w:b w:val="1"/>
          <w:bCs w:val="1"/>
          <w:rtl w:val="0"/>
        </w:rPr>
        <w:t xml:space="preserve">Tipo:</w:t>
      </w:r>
      <w:r w:rsidDel="00000000" w:rsidR="00000000" w:rsidRPr="00000000">
        <w:rPr>
          <w:rtl w:val="0"/>
        </w:rPr>
        <w:t xml:space="preserve"> VARCHAR(50)</w:t>
        <w:br w:type="textWrapping"/>
      </w:r>
      <w:r w:rsidDel="00000000" w:rsidR="00000000" w:rsidRPr="00000000">
        <w:rPr>
          <w:b w:val="1"/>
          <w:bCs w:val="1"/>
          <w:rtl w:val="0"/>
        </w:rPr>
        <w:t xml:space="preserve">Exemplo:</w:t>
      </w:r>
      <w:r w:rsidDel="00000000" w:rsidR="00000000" w:rsidRPr="00000000">
        <w:rPr>
          <w:rtl w:val="0"/>
        </w:rPr>
        <w:t xml:space="preserve"> 3-(4-Methoxyphenyl)-2-methyl-2-propenal</w:t>
      </w:r>
    </w:p>
    <w:p w:rsidR="00000000" w:rsidDel="00000000" w:rsidP="00000000" w:rsidRDefault="00000000" w:rsidRPr="00000000" w14:paraId="000000A9">
      <w:pPr>
        <w:spacing w:after="240" w:before="240" w:lineRule="auto"/>
        <w:jc w:val="center"/>
        <w:rPr>
          <w:b w:val="1"/>
          <w:bCs w:val="1"/>
          <w:i w:val="1"/>
          <w:iCs w:val="1"/>
          <w:sz w:val="24"/>
          <w:szCs w:val="24"/>
        </w:rPr>
      </w:pPr>
      <w:commentRangeStart w:id="6"/>
      <w:r w:rsidDel="00000000" w:rsidR="00000000" w:rsidRPr="00000000">
        <w:rPr>
          <w:b w:val="1"/>
          <w:bCs w:val="1"/>
          <w:i w:val="1"/>
          <w:iCs w:val="1"/>
          <w:sz w:val="24"/>
          <w:szCs w:val="24"/>
          <w:rtl w:val="0"/>
        </w:rPr>
        <w:t xml:space="preserve">Nome: Solvente</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AA">
      <w:pPr>
        <w:spacing w:after="240" w:before="240" w:lineRule="auto"/>
        <w:jc w:val="both"/>
        <w:rPr/>
      </w:pPr>
      <w:r w:rsidDel="00000000" w:rsidR="00000000" w:rsidRPr="00000000">
        <w:rPr>
          <w:rtl w:val="0"/>
        </w:rPr>
        <w:br w:type="textWrapping"/>
      </w:r>
      <w:r w:rsidDel="00000000" w:rsidR="00000000" w:rsidRPr="00000000">
        <w:rPr>
          <w:b w:val="1"/>
          <w:bCs w:val="1"/>
          <w:rtl w:val="0"/>
        </w:rPr>
        <w:t xml:space="preserve">Descrição:</w:t>
      </w:r>
      <w:r w:rsidDel="00000000" w:rsidR="00000000" w:rsidRPr="00000000">
        <w:rPr>
          <w:rtl w:val="0"/>
        </w:rPr>
        <w:t xml:space="preserve"> Indica a substância química utilizada como solvente no processo de extração dos metabólitos presentes em uma amostra biológica. Diferentes solventes podem influenciar quais compostos são extraídos com maior eficiência, sendo importante registrar essa informação para garantir a reprodutibilidade das análises e a correta interpretação dos resultados.</w:t>
      </w:r>
    </w:p>
    <w:p w:rsidR="00000000" w:rsidDel="00000000" w:rsidP="00000000" w:rsidRDefault="00000000" w:rsidRPr="00000000" w14:paraId="000000AB">
      <w:pPr>
        <w:spacing w:after="240" w:before="240" w:lineRule="auto"/>
        <w:jc w:val="both"/>
        <w:rPr/>
      </w:pPr>
      <w:r w:rsidDel="00000000" w:rsidR="00000000" w:rsidRPr="00000000">
        <w:rPr>
          <w:b w:val="1"/>
          <w:bCs w:val="1"/>
          <w:rtl w:val="0"/>
        </w:rPr>
        <w:t xml:space="preserve">Tipo:</w:t>
      </w:r>
      <w:r w:rsidDel="00000000" w:rsidR="00000000" w:rsidRPr="00000000">
        <w:rPr>
          <w:rtl w:val="0"/>
        </w:rPr>
        <w:t xml:space="preserve"> VARCHAR</w:t>
        <w:br w:type="textWrapping"/>
      </w:r>
      <w:r w:rsidDel="00000000" w:rsidR="00000000" w:rsidRPr="00000000">
        <w:rPr>
          <w:b w:val="1"/>
          <w:bCs w:val="1"/>
          <w:rtl w:val="0"/>
        </w:rPr>
        <w:t xml:space="preserve">Exemplo:</w:t>
      </w:r>
      <w:r w:rsidDel="00000000" w:rsidR="00000000" w:rsidRPr="00000000">
        <w:rPr>
          <w:rtl w:val="0"/>
        </w:rPr>
        <w:t xml:space="preserve"> Acetato de Etila</w:t>
      </w:r>
    </w:p>
    <w:p w:rsidR="00000000" w:rsidDel="00000000" w:rsidP="00000000" w:rsidRDefault="00000000" w:rsidRPr="00000000" w14:paraId="000000AC">
      <w:pPr>
        <w:spacing w:after="240" w:before="240" w:lineRule="auto"/>
        <w:jc w:val="center"/>
        <w:rPr>
          <w:b w:val="1"/>
          <w:bCs w:val="1"/>
          <w:i w:val="1"/>
          <w:iCs w:val="1"/>
          <w:sz w:val="24"/>
          <w:szCs w:val="24"/>
        </w:rPr>
      </w:pPr>
      <w:commentRangeStart w:id="7"/>
      <w:r w:rsidDel="00000000" w:rsidR="00000000" w:rsidRPr="00000000">
        <w:rPr>
          <w:b w:val="1"/>
          <w:bCs w:val="1"/>
          <w:i w:val="1"/>
          <w:iCs w:val="1"/>
          <w:sz w:val="24"/>
          <w:szCs w:val="24"/>
          <w:rtl w:val="0"/>
        </w:rPr>
        <w:t xml:space="preserve">Nome: Modo de Ionização</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AD">
      <w:pPr>
        <w:spacing w:after="240" w:before="240" w:lineRule="auto"/>
        <w:jc w:val="both"/>
        <w:rPr/>
      </w:pPr>
      <w:r w:rsidDel="00000000" w:rsidR="00000000" w:rsidRPr="00000000">
        <w:rPr>
          <w:rtl w:val="0"/>
        </w:rPr>
        <w:br w:type="textWrapping"/>
      </w:r>
      <w:r w:rsidDel="00000000" w:rsidR="00000000" w:rsidRPr="00000000">
        <w:rPr>
          <w:b w:val="1"/>
          <w:bCs w:val="1"/>
          <w:rtl w:val="0"/>
        </w:rPr>
        <w:t xml:space="preserve">Descrição:</w:t>
      </w:r>
      <w:r w:rsidDel="00000000" w:rsidR="00000000" w:rsidRPr="00000000">
        <w:rPr>
          <w:rtl w:val="0"/>
        </w:rPr>
        <w:t xml:space="preserve"> Define a polaridade elétrica aplicada na fonte de ionização do espectrômetro de massas durante a análise do composto. O modo pode ser positivo ou negativo, dependendo da forma como a molécula interage com o processo de ionização, o que influencia diretamente na detecção e identificação do composto.</w:t>
      </w:r>
    </w:p>
    <w:p w:rsidR="00000000" w:rsidDel="00000000" w:rsidP="00000000" w:rsidRDefault="00000000" w:rsidRPr="00000000" w14:paraId="000000AE">
      <w:pPr>
        <w:spacing w:after="240" w:before="240" w:lineRule="auto"/>
        <w:jc w:val="both"/>
        <w:rPr/>
      </w:pPr>
      <w:r w:rsidDel="00000000" w:rsidR="00000000" w:rsidRPr="00000000">
        <w:rPr>
          <w:rtl w:val="0"/>
        </w:rPr>
        <w:br w:type="textWrapping"/>
      </w:r>
      <w:r w:rsidDel="00000000" w:rsidR="00000000" w:rsidRPr="00000000">
        <w:rPr>
          <w:b w:val="1"/>
          <w:bCs w:val="1"/>
          <w:rtl w:val="0"/>
        </w:rPr>
        <w:t xml:space="preserve">Tipo:</w:t>
      </w:r>
      <w:r w:rsidDel="00000000" w:rsidR="00000000" w:rsidRPr="00000000">
        <w:rPr>
          <w:rtl w:val="0"/>
        </w:rPr>
        <w:t xml:space="preserve"> VARCHAR</w:t>
        <w:br w:type="textWrapping"/>
      </w:r>
      <w:r w:rsidDel="00000000" w:rsidR="00000000" w:rsidRPr="00000000">
        <w:rPr>
          <w:b w:val="1"/>
          <w:bCs w:val="1"/>
          <w:rtl w:val="0"/>
        </w:rPr>
        <w:t xml:space="preserve">Exemplo:</w:t>
      </w:r>
      <w:r w:rsidDel="00000000" w:rsidR="00000000" w:rsidRPr="00000000">
        <w:rPr>
          <w:rtl w:val="0"/>
        </w:rPr>
        <w:t xml:space="preserve"> Positivo</w:t>
      </w:r>
    </w:p>
    <w:p w:rsidR="00000000" w:rsidDel="00000000" w:rsidP="00000000" w:rsidRDefault="00000000" w:rsidRPr="00000000" w14:paraId="000000AF">
      <w:pPr>
        <w:spacing w:after="240" w:before="240" w:lineRule="auto"/>
        <w:jc w:val="center"/>
        <w:rPr>
          <w:b w:val="1"/>
          <w:bCs w:val="1"/>
          <w:i w:val="1"/>
          <w:iCs w:val="1"/>
          <w:sz w:val="24"/>
          <w:szCs w:val="24"/>
        </w:rPr>
      </w:pPr>
      <w:r w:rsidDel="00000000" w:rsidR="00000000" w:rsidRPr="00000000">
        <w:rPr>
          <w:rtl w:val="0"/>
        </w:rPr>
      </w:r>
    </w:p>
    <w:p w:rsidR="00000000" w:rsidDel="00000000" w:rsidP="00000000" w:rsidRDefault="00000000" w:rsidRPr="00000000" w14:paraId="000000B0">
      <w:pPr>
        <w:spacing w:after="240" w:before="240" w:lineRule="auto"/>
        <w:jc w:val="center"/>
        <w:rPr>
          <w:b w:val="1"/>
          <w:bCs w:val="1"/>
          <w:i w:val="1"/>
          <w:iCs w:val="1"/>
          <w:sz w:val="24"/>
          <w:szCs w:val="24"/>
        </w:rPr>
      </w:pPr>
      <w:r w:rsidDel="00000000" w:rsidR="00000000" w:rsidRPr="00000000">
        <w:rPr>
          <w:rtl w:val="0"/>
        </w:rPr>
      </w:r>
    </w:p>
    <w:p w:rsidR="00000000" w:rsidDel="00000000" w:rsidP="00000000" w:rsidRDefault="00000000" w:rsidRPr="00000000" w14:paraId="000000B1">
      <w:pPr>
        <w:spacing w:after="240" w:before="240" w:lineRule="auto"/>
        <w:jc w:val="center"/>
        <w:rPr>
          <w:b w:val="1"/>
          <w:bCs w:val="1"/>
          <w:i w:val="1"/>
          <w:iCs w:val="1"/>
          <w:sz w:val="24"/>
          <w:szCs w:val="24"/>
        </w:rPr>
      </w:pPr>
      <w:r w:rsidDel="00000000" w:rsidR="00000000" w:rsidRPr="00000000">
        <w:rPr>
          <w:b w:val="1"/>
          <w:bCs w:val="1"/>
          <w:i w:val="1"/>
          <w:iCs w:val="1"/>
          <w:sz w:val="24"/>
          <w:szCs w:val="24"/>
          <w:rtl w:val="0"/>
        </w:rPr>
        <w:t xml:space="preserve">Nome: Categoria química</w:t>
      </w:r>
    </w:p>
    <w:p w:rsidR="00000000" w:rsidDel="00000000" w:rsidP="00000000" w:rsidRDefault="00000000" w:rsidRPr="00000000" w14:paraId="000000B2">
      <w:pPr>
        <w:spacing w:after="240" w:before="240" w:lineRule="auto"/>
        <w:jc w:val="both"/>
        <w:rPr/>
      </w:pPr>
      <w:r w:rsidDel="00000000" w:rsidR="00000000" w:rsidRPr="00000000">
        <w:rPr>
          <w:rtl w:val="0"/>
        </w:rPr>
        <w:br w:type="textWrapping"/>
      </w:r>
      <w:r w:rsidDel="00000000" w:rsidR="00000000" w:rsidRPr="00000000">
        <w:rPr>
          <w:b w:val="1"/>
          <w:bCs w:val="1"/>
          <w:rtl w:val="0"/>
        </w:rPr>
        <w:t xml:space="preserve">Descrição:</w:t>
      </w:r>
      <w:r w:rsidDel="00000000" w:rsidR="00000000" w:rsidRPr="00000000">
        <w:rPr>
          <w:rtl w:val="0"/>
        </w:rPr>
        <w:t xml:space="preserve"> Representa a classificação do composto com base em sua estrutura molecular ou no grupo funcional predominante. Essa classificação ajuda a organizar os compostos dentro do banco de dados e facilita análises comparativas entre moléculas pertencentes à mesma família química.</w:t>
      </w:r>
    </w:p>
    <w:p w:rsidR="00000000" w:rsidDel="00000000" w:rsidP="00000000" w:rsidRDefault="00000000" w:rsidRPr="00000000" w14:paraId="000000B3">
      <w:pPr>
        <w:spacing w:after="240" w:before="240" w:lineRule="auto"/>
        <w:jc w:val="both"/>
        <w:rPr/>
      </w:pPr>
      <w:r w:rsidDel="00000000" w:rsidR="00000000" w:rsidRPr="00000000">
        <w:rPr>
          <w:rtl w:val="0"/>
        </w:rPr>
        <w:br w:type="textWrapping"/>
      </w:r>
      <w:r w:rsidDel="00000000" w:rsidR="00000000" w:rsidRPr="00000000">
        <w:rPr>
          <w:b w:val="1"/>
          <w:bCs w:val="1"/>
          <w:rtl w:val="0"/>
        </w:rPr>
        <w:t xml:space="preserve">Tipo:</w:t>
      </w:r>
      <w:r w:rsidDel="00000000" w:rsidR="00000000" w:rsidRPr="00000000">
        <w:rPr>
          <w:rtl w:val="0"/>
        </w:rPr>
        <w:t xml:space="preserve"> VARCHAR</w:t>
        <w:br w:type="textWrapping"/>
      </w:r>
      <w:r w:rsidDel="00000000" w:rsidR="00000000" w:rsidRPr="00000000">
        <w:rPr>
          <w:b w:val="1"/>
          <w:bCs w:val="1"/>
          <w:rtl w:val="0"/>
        </w:rPr>
        <w:t xml:space="preserve">Exemplo:</w:t>
      </w:r>
      <w:r w:rsidDel="00000000" w:rsidR="00000000" w:rsidRPr="00000000">
        <w:rPr>
          <w:rtl w:val="0"/>
        </w:rPr>
        <w:t xml:space="preserve"> Aldeído aromático</w:t>
      </w:r>
    </w:p>
    <w:p w:rsidR="00000000" w:rsidDel="00000000" w:rsidP="00000000" w:rsidRDefault="00000000" w:rsidRPr="00000000" w14:paraId="000000B4">
      <w:pPr>
        <w:spacing w:after="240" w:before="240" w:lineRule="auto"/>
        <w:jc w:val="center"/>
        <w:rPr>
          <w:b w:val="1"/>
          <w:bCs w:val="1"/>
          <w:i w:val="1"/>
          <w:iCs w:val="1"/>
          <w:sz w:val="24"/>
          <w:szCs w:val="24"/>
        </w:rPr>
      </w:pPr>
      <w:r w:rsidDel="00000000" w:rsidR="00000000" w:rsidRPr="00000000">
        <w:rPr>
          <w:b w:val="1"/>
          <w:bCs w:val="1"/>
          <w:i w:val="1"/>
          <w:iCs w:val="1"/>
          <w:sz w:val="24"/>
          <w:szCs w:val="24"/>
          <w:rtl w:val="0"/>
        </w:rPr>
        <w:t xml:space="preserve">Nome: Metabolismo</w:t>
      </w:r>
    </w:p>
    <w:p w:rsidR="00000000" w:rsidDel="00000000" w:rsidP="00000000" w:rsidRDefault="00000000" w:rsidRPr="00000000" w14:paraId="000000B5">
      <w:pPr>
        <w:spacing w:after="240" w:before="240" w:lineRule="auto"/>
        <w:jc w:val="both"/>
        <w:rPr/>
      </w:pPr>
      <w:r w:rsidDel="00000000" w:rsidR="00000000" w:rsidRPr="00000000">
        <w:rPr>
          <w:rtl w:val="0"/>
        </w:rPr>
        <w:br w:type="textWrapping"/>
      </w:r>
      <w:r w:rsidDel="00000000" w:rsidR="00000000" w:rsidRPr="00000000">
        <w:rPr>
          <w:b w:val="1"/>
          <w:bCs w:val="1"/>
          <w:rtl w:val="0"/>
        </w:rPr>
        <w:t xml:space="preserve">Descrição:</w:t>
      </w:r>
      <w:r w:rsidDel="00000000" w:rsidR="00000000" w:rsidRPr="00000000">
        <w:rPr>
          <w:rtl w:val="0"/>
        </w:rPr>
        <w:t xml:space="preserve"> Campo destinado ao registro de observações relacionadas à função biológica, origem metabólica ou natureza da molécula. Pode indicar, por exemplo, se o composto é produzido naturalmente pelo organismo ou se é uma substância externa introduzida no sistema biológico.</w:t>
      </w:r>
    </w:p>
    <w:p w:rsidR="00000000" w:rsidDel="00000000" w:rsidP="00000000" w:rsidRDefault="00000000" w:rsidRPr="00000000" w14:paraId="000000B6">
      <w:pPr>
        <w:spacing w:after="240" w:before="240" w:lineRule="auto"/>
        <w:jc w:val="both"/>
        <w:rPr/>
      </w:pPr>
      <w:r w:rsidDel="00000000" w:rsidR="00000000" w:rsidRPr="00000000">
        <w:rPr>
          <w:rtl w:val="0"/>
        </w:rPr>
        <w:br w:type="textWrapping"/>
      </w:r>
      <w:r w:rsidDel="00000000" w:rsidR="00000000" w:rsidRPr="00000000">
        <w:rPr>
          <w:b w:val="1"/>
          <w:bCs w:val="1"/>
          <w:rtl w:val="0"/>
        </w:rPr>
        <w:t xml:space="preserve">Tipo:</w:t>
      </w:r>
      <w:r w:rsidDel="00000000" w:rsidR="00000000" w:rsidRPr="00000000">
        <w:rPr>
          <w:rtl w:val="0"/>
        </w:rPr>
        <w:t xml:space="preserve"> VARCHAR</w:t>
        <w:br w:type="textWrapping"/>
      </w:r>
      <w:r w:rsidDel="00000000" w:rsidR="00000000" w:rsidRPr="00000000">
        <w:rPr>
          <w:b w:val="1"/>
          <w:bCs w:val="1"/>
          <w:rtl w:val="0"/>
        </w:rPr>
        <w:t xml:space="preserve">Exemplo:</w:t>
      </w:r>
      <w:r w:rsidDel="00000000" w:rsidR="00000000" w:rsidRPr="00000000">
        <w:rPr>
          <w:rtl w:val="0"/>
        </w:rPr>
        <w:t xml:space="preserve"> Xenobiótico</w:t>
      </w:r>
    </w:p>
    <w:p w:rsidR="00000000" w:rsidDel="00000000" w:rsidP="00000000" w:rsidRDefault="00000000" w:rsidRPr="00000000" w14:paraId="000000B7">
      <w:pPr>
        <w:spacing w:after="240" w:before="240" w:lineRule="auto"/>
        <w:jc w:val="center"/>
        <w:rPr>
          <w:b w:val="1"/>
          <w:bCs w:val="1"/>
          <w:i w:val="1"/>
          <w:iCs w:val="1"/>
          <w:sz w:val="24"/>
          <w:szCs w:val="24"/>
        </w:rPr>
      </w:pPr>
      <w:r w:rsidDel="00000000" w:rsidR="00000000" w:rsidRPr="00000000">
        <w:rPr>
          <w:b w:val="1"/>
          <w:bCs w:val="1"/>
          <w:i w:val="1"/>
          <w:iCs w:val="1"/>
          <w:sz w:val="24"/>
          <w:szCs w:val="24"/>
          <w:rtl w:val="0"/>
        </w:rPr>
        <w:t xml:space="preserve">Nome: Via metabólica</w:t>
      </w:r>
    </w:p>
    <w:p w:rsidR="00000000" w:rsidDel="00000000" w:rsidP="00000000" w:rsidRDefault="00000000" w:rsidRPr="00000000" w14:paraId="000000B8">
      <w:pPr>
        <w:spacing w:after="240" w:before="240" w:lineRule="auto"/>
        <w:jc w:val="both"/>
        <w:rPr/>
      </w:pPr>
      <w:r w:rsidDel="00000000" w:rsidR="00000000" w:rsidRPr="00000000">
        <w:rPr>
          <w:rtl w:val="0"/>
        </w:rPr>
        <w:br w:type="textWrapping"/>
      </w:r>
      <w:r w:rsidDel="00000000" w:rsidR="00000000" w:rsidRPr="00000000">
        <w:rPr>
          <w:b w:val="1"/>
          <w:bCs w:val="1"/>
          <w:rtl w:val="0"/>
        </w:rPr>
        <w:t xml:space="preserve">Descrição:</w:t>
      </w:r>
      <w:r w:rsidDel="00000000" w:rsidR="00000000" w:rsidRPr="00000000">
        <w:rPr>
          <w:rtl w:val="0"/>
        </w:rPr>
        <w:t xml:space="preserve"> Indica a rota bioquímica ou processo metabólico no qual o composto participa ou é formado. O registro dessa informação permite relacionar o composto a processos celulares específicos e auxilia em estudos sobre metabolismo e transformações químicas no organismo.</w:t>
      </w:r>
    </w:p>
    <w:p w:rsidR="00000000" w:rsidDel="00000000" w:rsidP="00000000" w:rsidRDefault="00000000" w:rsidRPr="00000000" w14:paraId="000000B9">
      <w:pPr>
        <w:spacing w:after="240" w:before="240" w:lineRule="auto"/>
        <w:jc w:val="both"/>
        <w:rPr/>
      </w:pPr>
      <w:r w:rsidDel="00000000" w:rsidR="00000000" w:rsidRPr="00000000">
        <w:rPr>
          <w:rtl w:val="0"/>
        </w:rPr>
        <w:br w:type="textWrapping"/>
      </w:r>
      <w:r w:rsidDel="00000000" w:rsidR="00000000" w:rsidRPr="00000000">
        <w:rPr>
          <w:b w:val="1"/>
          <w:bCs w:val="1"/>
          <w:rtl w:val="0"/>
        </w:rPr>
        <w:t xml:space="preserve">Tipo:</w:t>
      </w:r>
      <w:r w:rsidDel="00000000" w:rsidR="00000000" w:rsidRPr="00000000">
        <w:rPr>
          <w:rtl w:val="0"/>
        </w:rPr>
        <w:t xml:space="preserve"> VARCHAR</w:t>
        <w:br w:type="textWrapping"/>
      </w:r>
      <w:r w:rsidDel="00000000" w:rsidR="00000000" w:rsidRPr="00000000">
        <w:rPr>
          <w:b w:val="1"/>
          <w:bCs w:val="1"/>
          <w:rtl w:val="0"/>
        </w:rPr>
        <w:t xml:space="preserve">Exemplo:</w:t>
      </w:r>
      <w:r w:rsidDel="00000000" w:rsidR="00000000" w:rsidRPr="00000000">
        <w:rPr>
          <w:rtl w:val="0"/>
        </w:rPr>
        <w:t xml:space="preserve"> Biotransformação hepática</w:t>
      </w:r>
    </w:p>
    <w:p w:rsidR="00000000" w:rsidDel="00000000" w:rsidP="00000000" w:rsidRDefault="00000000" w:rsidRPr="00000000" w14:paraId="000000BA">
      <w:pPr>
        <w:jc w:val="both"/>
        <w:rPr>
          <w:b w:val="1"/>
          <w:bCs w:val="1"/>
        </w:rPr>
      </w:pPr>
      <w:r w:rsidDel="00000000" w:rsidR="00000000" w:rsidRPr="00000000">
        <w:rPr>
          <w:rtl w:val="0"/>
        </w:rPr>
      </w:r>
    </w:p>
    <w:p w:rsidR="00000000" w:rsidDel="00000000" w:rsidP="00000000" w:rsidRDefault="00000000" w:rsidRPr="00000000" w14:paraId="000000BB">
      <w:pPr>
        <w:jc w:val="both"/>
        <w:rPr/>
      </w:pPr>
      <w:r w:rsidDel="00000000" w:rsidR="00000000" w:rsidRPr="00000000">
        <w:rPr>
          <w:rtl w:val="0"/>
        </w:rPr>
      </w:r>
    </w:p>
    <w:p w:rsidR="00000000" w:rsidDel="00000000" w:rsidP="00000000" w:rsidRDefault="00000000" w:rsidRPr="00000000" w14:paraId="000000BC">
      <w:pPr>
        <w:jc w:val="both"/>
        <w:rPr/>
      </w:pPr>
      <w:r w:rsidDel="00000000" w:rsidR="00000000" w:rsidRPr="00000000">
        <w:rPr>
          <w:rtl w:val="0"/>
        </w:rPr>
      </w:r>
    </w:p>
    <w:p w:rsidR="00000000" w:rsidDel="00000000" w:rsidP="00000000" w:rsidRDefault="00000000" w:rsidRPr="00000000" w14:paraId="000000BD">
      <w:pPr>
        <w:jc w:val="both"/>
        <w:rPr/>
      </w:pPr>
      <w:r w:rsidDel="00000000" w:rsidR="00000000" w:rsidRPr="00000000">
        <w:rPr>
          <w:rtl w:val="0"/>
        </w:rPr>
      </w:r>
    </w:p>
    <w:p w:rsidR="00000000" w:rsidDel="00000000" w:rsidP="00000000" w:rsidRDefault="00000000" w:rsidRPr="00000000" w14:paraId="000000BE">
      <w:pPr>
        <w:jc w:val="center"/>
        <w:rPr>
          <w:b w:val="1"/>
          <w:bCs w:val="1"/>
          <w:sz w:val="26"/>
          <w:szCs w:val="26"/>
        </w:rPr>
      </w:pPr>
      <w:r w:rsidDel="00000000" w:rsidR="00000000" w:rsidRPr="00000000">
        <w:rPr>
          <w:b w:val="1"/>
          <w:bCs w:val="1"/>
          <w:sz w:val="26"/>
          <w:szCs w:val="26"/>
          <w:rtl w:val="0"/>
        </w:rPr>
        <w:t xml:space="preserve">Seção de Dúvida</w:t>
      </w:r>
    </w:p>
    <w:p w:rsidR="00000000" w:rsidDel="00000000" w:rsidP="00000000" w:rsidRDefault="00000000" w:rsidRPr="00000000" w14:paraId="000000BF">
      <w:pPr>
        <w:jc w:val="left"/>
        <w:rPr>
          <w:b w:val="1"/>
          <w:bCs w:val="1"/>
          <w:sz w:val="26"/>
          <w:szCs w:val="26"/>
        </w:rPr>
      </w:pPr>
      <w:r w:rsidDel="00000000" w:rsidR="00000000" w:rsidRPr="00000000">
        <w:rPr>
          <w:rtl w:val="0"/>
        </w:rPr>
      </w:r>
    </w:p>
    <w:p w:rsidR="00000000" w:rsidDel="00000000" w:rsidP="00000000" w:rsidRDefault="00000000" w:rsidRPr="00000000" w14:paraId="000000C0">
      <w:pPr>
        <w:jc w:val="both"/>
        <w:rPr>
          <w:b w:val="1"/>
          <w:bCs w:val="1"/>
          <w:sz w:val="26"/>
          <w:szCs w:val="26"/>
        </w:rPr>
      </w:pPr>
      <w:r w:rsidDel="00000000" w:rsidR="00000000" w:rsidRPr="00000000">
        <w:rPr>
          <w:rtl w:val="0"/>
        </w:rPr>
      </w:r>
    </w:p>
    <w:p w:rsidR="00000000" w:rsidDel="00000000" w:rsidP="00000000" w:rsidRDefault="00000000" w:rsidRPr="00000000" w14:paraId="000000C1">
      <w:pPr>
        <w:numPr>
          <w:ilvl w:val="0"/>
          <w:numId w:val="4"/>
        </w:numPr>
        <w:spacing w:after="0" w:afterAutospacing="0" w:before="240" w:lineRule="auto"/>
        <w:ind w:left="720" w:hanging="360"/>
        <w:jc w:val="both"/>
        <w:rPr>
          <w:ins w:author="NATHÁLIA COELHO ANDRADE" w:id="2" w:date="2026-03-14T14:58:43Z"/>
          <w:i w:val="1"/>
          <w:iCs w:val="1"/>
          <w:sz w:val="26"/>
          <w:szCs w:val="26"/>
        </w:rPr>
      </w:pPr>
      <w:r w:rsidDel="00000000" w:rsidR="00000000" w:rsidRPr="00000000">
        <w:rPr>
          <w:i w:val="1"/>
          <w:iCs w:val="1"/>
          <w:sz w:val="26"/>
          <w:szCs w:val="26"/>
          <w:rtl w:val="0"/>
        </w:rPr>
        <w:t xml:space="preserve">Como os scores são calculados no sistema?</w:t>
      </w:r>
      <w:ins w:author="NATHÁLIA COELHO ANDRADE" w:id="2" w:date="2026-03-14T14:58:43Z">
        <w:r w:rsidDel="00000000" w:rsidR="00000000" w:rsidRPr="00000000">
          <w:rPr>
            <w:rtl w:val="0"/>
          </w:rPr>
        </w:r>
      </w:ins>
    </w:p>
    <w:p w:rsidR="00000000" w:rsidDel="00000000" w:rsidP="00000000" w:rsidRDefault="00000000" w:rsidRPr="00000000" w14:paraId="000000C2">
      <w:pPr>
        <w:spacing w:after="0" w:afterAutospacing="0" w:before="0" w:beforeAutospacing="0" w:lineRule="auto"/>
        <w:ind w:left="720" w:firstLine="0"/>
        <w:jc w:val="both"/>
        <w:rPr>
          <w:rFonts w:ascii="Arial" w:cs="Arial" w:eastAsia="Arial" w:hAnsi="Arial"/>
          <w:b w:val="0"/>
          <w:bCs w:val="0"/>
          <w:i w:val="0"/>
          <w:iCs w:val="0"/>
          <w:smallCaps w:val="0"/>
          <w:strike w:val="0"/>
          <w:color w:val="000000"/>
          <w:sz w:val="22"/>
          <w:szCs w:val="22"/>
          <w:u w:val="none"/>
          <w:shd w:fill="auto" w:val="clear"/>
          <w:vertAlign w:val="baseline"/>
          <w:rPrChange w:author="NATHÁLIA COELHO ANDRADE" w:id="4" w:date="2026-03-14T14:58:44Z">
            <w:rPr>
              <w:i w:val="1"/>
              <w:iCs w:val="1"/>
              <w:sz w:val="26"/>
              <w:szCs w:val="26"/>
            </w:rPr>
          </w:rPrChange>
        </w:rPr>
        <w:pPrChange w:author="NATHÁLIA COELHO ANDRADE" w:id="0" w:date="2026-03-14T14:58:44Z">
          <w:pPr>
            <w:numPr>
              <w:ilvl w:val="0"/>
              <w:numId w:val="4"/>
            </w:numPr>
            <w:spacing w:after="240" w:before="240" w:lineRule="auto"/>
            <w:ind w:left="720" w:hanging="360"/>
            <w:jc w:val="both"/>
          </w:pPr>
        </w:pPrChange>
      </w:pPr>
      <w:ins w:author="NATHÁLIA COELHO ANDRADE" w:id="2" w:date="2026-03-14T14:58:43Z">
        <w:r w:rsidDel="00000000" w:rsidR="00000000" w:rsidRPr="00000000">
          <w:rPr>
            <w:i w:val="1"/>
            <w:iCs w:val="1"/>
            <w:sz w:val="26"/>
            <w:szCs w:val="26"/>
            <w:rtl w:val="0"/>
            <w:rPrChange w:author="NATHÁLIA COELHO ANDRADE" w:id="3" w:date="2026-03-14T14:58:43Z">
              <w:rPr>
                <w:i w:val="1"/>
                <w:iCs w:val="1"/>
                <w:sz w:val="26"/>
                <w:szCs w:val="26"/>
              </w:rPr>
            </w:rPrChange>
          </w:rPr>
          <w:t xml:space="preserve">Quando rodamos as bibliotecas para identificar os compostos no Progenesis, o match dessa identificação do composto da biblioteca e do composto analisado no equipamento é um número, chamado de score. O score compara o perfil de fragmentação do analito no equipamento (experimental) com o perfil de fragmentação do analito na biblioteca (geralmente, teórico) e a comparação do perfil experimental + teórico é o score. Por isso que, quanto maior este valor, melhor - temos mais “pontos” para um composto com um score alto. Quando falamos de score de fragmentação, o raciocínio é o mesmo, mas vocês vão observar que nem todos os compostos têm um valor nesta coluna. Isso ocorre porque nem toda biblioteca tem o composto fragmentado experimentalmente e aí esse match não ocorre. Poucas são as bibliotecas que possuem informações de fragmentação experimental disponíveis e esta é a razão para ele ser mais importante que o score: quando há uma boa pontuação do score de fragmentação, é porque foi utilizada uma biblioteca que tem esse dado experimental e quando comparado com o nosso (tbm experimental) for uma pontuação alta, ele traz mais certeza quanto a identidade do composto</w:t>
        </w:r>
      </w:ins>
      <w:r w:rsidDel="00000000" w:rsidR="00000000" w:rsidRPr="00000000">
        <w:rPr>
          <w:i w:val="1"/>
          <w:iCs w:val="1"/>
          <w:sz w:val="26"/>
          <w:szCs w:val="26"/>
          <w:rtl w:val="0"/>
        </w:rPr>
        <w:br w:type="textWrapping"/>
      </w:r>
    </w:p>
    <w:p w:rsidR="00000000" w:rsidDel="00000000" w:rsidP="00000000" w:rsidRDefault="00000000" w:rsidRPr="00000000" w14:paraId="000000C3">
      <w:pPr>
        <w:numPr>
          <w:ilvl w:val="0"/>
          <w:numId w:val="4"/>
        </w:numPr>
        <w:spacing w:after="0" w:afterAutospacing="0" w:before="0" w:beforeAutospacing="0" w:lineRule="auto"/>
        <w:ind w:left="720" w:hanging="360"/>
        <w:jc w:val="both"/>
        <w:rPr>
          <w:ins w:author="NATHÁLIA COELHO ANDRADE" w:id="5" w:date="2026-03-14T14:58:50Z"/>
          <w:i w:val="1"/>
          <w:iCs w:val="1"/>
          <w:sz w:val="26"/>
          <w:szCs w:val="26"/>
        </w:rPr>
      </w:pPr>
      <w:r w:rsidDel="00000000" w:rsidR="00000000" w:rsidRPr="00000000">
        <w:rPr>
          <w:i w:val="1"/>
          <w:iCs w:val="1"/>
          <w:sz w:val="26"/>
          <w:szCs w:val="26"/>
          <w:rtl w:val="0"/>
        </w:rPr>
        <w:t xml:space="preserve">Quais parâmetros ou critérios definem se um score é considerado bom ou ruim?</w:t>
        <w:br w:type="textWrapping"/>
      </w:r>
      <w:ins w:author="NATHÁLIA COELHO ANDRADE" w:id="5" w:date="2026-03-14T14:58:50Z">
        <w:r w:rsidDel="00000000" w:rsidR="00000000" w:rsidRPr="00000000">
          <w:rPr>
            <w:i w:val="1"/>
            <w:iCs w:val="1"/>
            <w:sz w:val="26"/>
            <w:szCs w:val="26"/>
            <w:rtl w:val="0"/>
          </w:rPr>
          <w:t xml:space="preserve">Acho que respondi acima, qualquer dúvida me escreva novamente.</w:t>
        </w:r>
      </w:ins>
    </w:p>
    <w:p w:rsidR="00000000" w:rsidDel="00000000" w:rsidP="00000000" w:rsidRDefault="00000000" w:rsidRPr="00000000" w14:paraId="000000C4">
      <w:pPr>
        <w:spacing w:after="0" w:afterAutospacing="0" w:before="0" w:beforeAutospacing="0" w:lineRule="auto"/>
        <w:ind w:left="720" w:firstLine="0"/>
        <w:jc w:val="both"/>
        <w:rPr>
          <w:rFonts w:ascii="Arial" w:cs="Arial" w:eastAsia="Arial" w:hAnsi="Arial"/>
          <w:b w:val="0"/>
          <w:bCs w:val="0"/>
          <w:i w:val="0"/>
          <w:iCs w:val="0"/>
          <w:smallCaps w:val="0"/>
          <w:strike w:val="0"/>
          <w:color w:val="000000"/>
          <w:sz w:val="22"/>
          <w:szCs w:val="22"/>
          <w:u w:val="none"/>
          <w:shd w:fill="auto" w:val="clear"/>
          <w:vertAlign w:val="baseline"/>
          <w:rPrChange w:author="NATHÁLIA COELHO ANDRADE" w:id="6" w:date="2026-03-14T14:58:50Z">
            <w:rPr>
              <w:i w:val="1"/>
              <w:iCs w:val="1"/>
              <w:sz w:val="26"/>
              <w:szCs w:val="26"/>
            </w:rPr>
          </w:rPrChange>
        </w:rPr>
        <w:pPrChange w:author="NATHÁLIA COELHO ANDRADE" w:id="0" w:date="2026-03-14T14:58:50Z">
          <w:pPr>
            <w:numPr>
              <w:ilvl w:val="0"/>
              <w:numId w:val="4"/>
            </w:numPr>
            <w:spacing w:after="240" w:before="240" w:lineRule="auto"/>
            <w:ind w:left="720" w:hanging="360"/>
            <w:jc w:val="both"/>
          </w:pPr>
        </w:pPrChange>
      </w:pPr>
      <w:r w:rsidDel="00000000" w:rsidR="00000000" w:rsidRPr="00000000">
        <w:rPr>
          <w:rtl w:val="0"/>
        </w:rPr>
      </w:r>
    </w:p>
    <w:p w:rsidR="00000000" w:rsidDel="00000000" w:rsidP="00000000" w:rsidRDefault="00000000" w:rsidRPr="00000000" w14:paraId="000000C5">
      <w:pPr>
        <w:numPr>
          <w:ilvl w:val="0"/>
          <w:numId w:val="4"/>
        </w:numPr>
        <w:spacing w:after="0" w:afterAutospacing="0" w:before="0" w:beforeAutospacing="0" w:lineRule="auto"/>
        <w:ind w:left="720" w:hanging="360"/>
        <w:jc w:val="both"/>
        <w:rPr>
          <w:i w:val="1"/>
          <w:iCs w:val="1"/>
          <w:sz w:val="26"/>
          <w:szCs w:val="26"/>
        </w:rPr>
      </w:pPr>
      <w:r w:rsidDel="00000000" w:rsidR="00000000" w:rsidRPr="00000000">
        <w:rPr>
          <w:i w:val="1"/>
          <w:iCs w:val="1"/>
          <w:sz w:val="26"/>
          <w:szCs w:val="26"/>
          <w:rtl w:val="0"/>
        </w:rPr>
        <w:t xml:space="preserve">Como são calculados especificamente:</w:t>
        <w:br w:type="textWrapping"/>
      </w:r>
    </w:p>
    <w:p w:rsidR="00000000" w:rsidDel="00000000" w:rsidP="00000000" w:rsidRDefault="00000000" w:rsidRPr="00000000" w14:paraId="000000C6">
      <w:pPr>
        <w:numPr>
          <w:ilvl w:val="1"/>
          <w:numId w:val="4"/>
        </w:numPr>
        <w:spacing w:after="0" w:afterAutospacing="0" w:before="0" w:beforeAutospacing="0" w:lineRule="auto"/>
        <w:ind w:left="1440" w:hanging="360"/>
        <w:jc w:val="both"/>
        <w:rPr>
          <w:ins w:author="NATHÁLIA COELHO ANDRADE" w:id="7" w:date="2026-03-14T14:59:09Z"/>
          <w:i w:val="1"/>
          <w:iCs w:val="1"/>
          <w:sz w:val="26"/>
          <w:szCs w:val="26"/>
        </w:rPr>
      </w:pPr>
      <w:r w:rsidDel="00000000" w:rsidR="00000000" w:rsidRPr="00000000">
        <w:rPr>
          <w:i w:val="1"/>
          <w:iCs w:val="1"/>
          <w:sz w:val="26"/>
          <w:szCs w:val="26"/>
          <w:rtl w:val="0"/>
        </w:rPr>
        <w:t xml:space="preserve">o Score de Fragmentação?</w:t>
      </w:r>
      <w:ins w:author="NATHÁLIA COELHO ANDRADE" w:id="7" w:date="2026-03-14T14:59:09Z">
        <w:r w:rsidDel="00000000" w:rsidR="00000000" w:rsidRPr="00000000">
          <w:rPr>
            <w:rtl w:val="0"/>
          </w:rPr>
        </w:r>
      </w:ins>
    </w:p>
    <w:p w:rsidR="00000000" w:rsidDel="00000000" w:rsidP="00000000" w:rsidRDefault="00000000" w:rsidRPr="00000000" w14:paraId="000000C7">
      <w:pPr>
        <w:numPr>
          <w:ilvl w:val="1"/>
          <w:numId w:val="4"/>
        </w:numPr>
        <w:spacing w:after="0" w:afterAutospacing="0" w:before="0" w:beforeAutospacing="0" w:lineRule="auto"/>
        <w:ind w:left="1440" w:hanging="360"/>
        <w:jc w:val="both"/>
        <w:rPr>
          <w:i w:val="1"/>
          <w:iCs w:val="1"/>
          <w:sz w:val="26"/>
          <w:szCs w:val="26"/>
        </w:rPr>
      </w:pPr>
      <w:ins w:author="NATHÁLIA COELHO ANDRADE" w:id="7" w:date="2026-03-14T14:59:09Z">
        <w:r w:rsidDel="00000000" w:rsidR="00000000" w:rsidRPr="00000000">
          <w:rPr>
            <w:i w:val="1"/>
            <w:iCs w:val="1"/>
            <w:sz w:val="26"/>
            <w:szCs w:val="26"/>
            <w:rtl w:val="0"/>
          </w:rPr>
          <w:t xml:space="preserve">match de fragmentação a partir da </w:t>
        </w:r>
        <w:r w:rsidDel="00000000" w:rsidR="00000000" w:rsidRPr="00000000">
          <w:rPr>
            <w:i w:val="1"/>
            <w:iCs w:val="1"/>
            <w:sz w:val="26"/>
            <w:szCs w:val="26"/>
            <w:rtl w:val="0"/>
            <w:rPrChange w:author="NATHÁLIA COELHO ANDRADE" w:id="8" w:date="2026-03-14T14:59:09Z">
              <w:rPr>
                <w:i w:val="1"/>
                <w:iCs w:val="1"/>
                <w:sz w:val="26"/>
                <w:szCs w:val="26"/>
              </w:rPr>
            </w:rPrChange>
          </w:rPr>
          <w:t xml:space="preserve">biblioteca</w:t>
        </w:r>
        <w:r w:rsidDel="00000000" w:rsidR="00000000" w:rsidRPr="00000000">
          <w:rPr>
            <w:i w:val="1"/>
            <w:iCs w:val="1"/>
            <w:sz w:val="26"/>
            <w:szCs w:val="26"/>
            <w:rtl w:val="0"/>
          </w:rPr>
          <w:t xml:space="preserve"> </w:t>
        </w:r>
      </w:ins>
      <w:r w:rsidDel="00000000" w:rsidR="00000000" w:rsidRPr="00000000">
        <w:rPr>
          <w:i w:val="1"/>
          <w:iCs w:val="1"/>
          <w:sz w:val="26"/>
          <w:szCs w:val="26"/>
          <w:rtl w:val="0"/>
        </w:rPr>
        <w:br w:type="textWrapping"/>
      </w:r>
    </w:p>
    <w:p w:rsidR="00000000" w:rsidDel="00000000" w:rsidP="00000000" w:rsidRDefault="00000000" w:rsidRPr="00000000" w14:paraId="000000C8">
      <w:pPr>
        <w:numPr>
          <w:ilvl w:val="1"/>
          <w:numId w:val="4"/>
        </w:numPr>
        <w:spacing w:after="0" w:afterAutospacing="0" w:before="0" w:beforeAutospacing="0" w:lineRule="auto"/>
        <w:ind w:left="1440" w:hanging="360"/>
        <w:jc w:val="both"/>
        <w:rPr>
          <w:i w:val="1"/>
          <w:iCs w:val="1"/>
          <w:sz w:val="26"/>
          <w:szCs w:val="26"/>
        </w:rPr>
      </w:pPr>
      <w:r w:rsidDel="00000000" w:rsidR="00000000" w:rsidRPr="00000000">
        <w:rPr>
          <w:i w:val="1"/>
          <w:iCs w:val="1"/>
          <w:sz w:val="26"/>
          <w:szCs w:val="26"/>
          <w:rtl w:val="0"/>
        </w:rPr>
        <w:t xml:space="preserve">o Score geral (Score total)?</w:t>
        <w:br w:type="textWrapping"/>
      </w:r>
      <w:ins w:author="NATHÁLIA COELHO ANDRADE" w:id="9" w:date="2026-03-14T14:59:43Z">
        <w:r w:rsidDel="00000000" w:rsidR="00000000" w:rsidRPr="00000000">
          <w:rPr>
            <w:i w:val="1"/>
            <w:iCs w:val="1"/>
            <w:sz w:val="26"/>
            <w:szCs w:val="26"/>
            <w:rtl w:val="0"/>
            <w:rPrChange w:author="NATHÁLIA COELHO ANDRADE" w:id="10" w:date="2026-03-14T14:59:43Z">
              <w:rPr>
                <w:i w:val="1"/>
                <w:iCs w:val="1"/>
                <w:sz w:val="26"/>
                <w:szCs w:val="26"/>
              </w:rPr>
            </w:rPrChange>
          </w:rPr>
          <w:t xml:space="preserve">match de fragmentação a partir da biblioteca</w:t>
        </w:r>
      </w:ins>
      <w:r w:rsidDel="00000000" w:rsidR="00000000" w:rsidRPr="00000000">
        <w:rPr>
          <w:rtl w:val="0"/>
        </w:rPr>
      </w:r>
    </w:p>
    <w:p w:rsidR="00000000" w:rsidDel="00000000" w:rsidP="00000000" w:rsidRDefault="00000000" w:rsidRPr="00000000" w14:paraId="000000C9">
      <w:pPr>
        <w:numPr>
          <w:ilvl w:val="1"/>
          <w:numId w:val="4"/>
        </w:numPr>
        <w:spacing w:after="240" w:before="0" w:beforeAutospacing="0" w:lineRule="auto"/>
        <w:ind w:left="1440" w:hanging="360"/>
        <w:jc w:val="both"/>
        <w:rPr>
          <w:i w:val="1"/>
          <w:iCs w:val="1"/>
          <w:sz w:val="26"/>
          <w:szCs w:val="26"/>
        </w:rPr>
      </w:pPr>
      <w:r w:rsidDel="00000000" w:rsidR="00000000" w:rsidRPr="00000000">
        <w:rPr>
          <w:i w:val="1"/>
          <w:iCs w:val="1"/>
          <w:sz w:val="26"/>
          <w:szCs w:val="26"/>
          <w:rtl w:val="0"/>
        </w:rPr>
        <w:t xml:space="preserve">a Similaridade isotópica?</w:t>
        <w:br w:type="textWrapping"/>
      </w:r>
      <w:ins w:author="NATHÁLIA COELHO ANDRADE" w:id="11" w:date="2026-03-14T15:00:40Z">
        <w:r w:rsidDel="00000000" w:rsidR="00000000" w:rsidRPr="00000000">
          <w:rPr>
            <w:i w:val="1"/>
            <w:iCs w:val="1"/>
            <w:sz w:val="26"/>
            <w:szCs w:val="26"/>
            <w:rtl w:val="0"/>
          </w:rPr>
          <w:t xml:space="preserve">similaridade do perfil isotópico encontrado na análise comparado ao perfil teórico. Quanto maior esse valor, mais parecido eles são</w:t>
        </w:r>
      </w:ins>
      <w:r w:rsidDel="00000000" w:rsidR="00000000" w:rsidRPr="00000000">
        <w:rPr>
          <w:rtl w:val="0"/>
        </w:rPr>
      </w:r>
    </w:p>
    <w:p w:rsidR="00000000" w:rsidDel="00000000" w:rsidP="00000000" w:rsidRDefault="00000000" w:rsidRPr="00000000" w14:paraId="000000CA">
      <w:pPr>
        <w:spacing w:after="240" w:before="240" w:lineRule="auto"/>
        <w:ind w:left="0" w:firstLine="0"/>
        <w:jc w:val="both"/>
        <w:rPr>
          <w:ins w:author="NATHÁLIA COELHO ANDRADE" w:id="12" w:date="2026-03-14T15:01:14Z"/>
          <w:i w:val="1"/>
          <w:iCs w:val="1"/>
          <w:sz w:val="26"/>
          <w:szCs w:val="26"/>
        </w:rPr>
      </w:pPr>
      <w:r w:rsidDel="00000000" w:rsidR="00000000" w:rsidRPr="00000000">
        <w:rPr>
          <w:i w:val="1"/>
          <w:iCs w:val="1"/>
          <w:sz w:val="26"/>
          <w:szCs w:val="26"/>
          <w:rtl w:val="0"/>
        </w:rPr>
        <w:t xml:space="preserve">4. Poderiam descrever com o máximo de detalhes possível como esses cálculos são feitos e quais dados são utilizados?</w:t>
      </w:r>
      <w:ins w:author="NATHÁLIA COELHO ANDRADE" w:id="12" w:date="2026-03-14T15:01:14Z">
        <w:r w:rsidDel="00000000" w:rsidR="00000000" w:rsidRPr="00000000">
          <w:rPr>
            <w:rtl w:val="0"/>
          </w:rPr>
        </w:r>
      </w:ins>
    </w:p>
    <w:p w:rsidR="00000000" w:rsidDel="00000000" w:rsidP="00000000" w:rsidRDefault="00000000" w:rsidRPr="00000000" w14:paraId="000000CB">
      <w:pPr>
        <w:spacing w:after="240" w:before="240" w:lineRule="auto"/>
        <w:ind w:left="0" w:firstLine="0"/>
        <w:jc w:val="both"/>
        <w:rPr>
          <w:i w:val="1"/>
          <w:iCs w:val="1"/>
          <w:sz w:val="26"/>
          <w:szCs w:val="26"/>
        </w:rPr>
      </w:pPr>
      <w:ins w:author="NATHÁLIA COELHO ANDRADE" w:id="12" w:date="2026-03-14T15:01:14Z">
        <w:r w:rsidDel="00000000" w:rsidR="00000000" w:rsidRPr="00000000">
          <w:rPr>
            <w:i w:val="1"/>
            <w:iCs w:val="1"/>
            <w:sz w:val="26"/>
            <w:szCs w:val="26"/>
            <w:rtl w:val="0"/>
          </w:rPr>
          <w:t xml:space="preserve">Acho que essa pergunta também está respondida na questão 1</w:t>
        </w:r>
      </w:ins>
      <w:r w:rsidDel="00000000" w:rsidR="00000000" w:rsidRPr="00000000">
        <w:rPr>
          <w:rtl w:val="0"/>
        </w:rPr>
      </w:r>
    </w:p>
    <w:p w:rsidR="00000000" w:rsidDel="00000000" w:rsidP="00000000" w:rsidRDefault="00000000" w:rsidRPr="00000000" w14:paraId="000000CC">
      <w:pPr>
        <w:spacing w:after="240" w:before="240" w:lineRule="auto"/>
        <w:ind w:left="720" w:firstLine="0"/>
        <w:jc w:val="both"/>
        <w:rPr>
          <w:i w:val="1"/>
          <w:iCs w:val="1"/>
          <w:sz w:val="26"/>
          <w:szCs w:val="26"/>
        </w:rPr>
      </w:pPr>
      <w:r w:rsidDel="00000000" w:rsidR="00000000" w:rsidRPr="00000000">
        <w:rPr>
          <w:rtl w:val="0"/>
        </w:rPr>
      </w:r>
    </w:p>
    <w:p w:rsidR="00000000" w:rsidDel="00000000" w:rsidP="00000000" w:rsidRDefault="00000000" w:rsidRPr="00000000" w14:paraId="000000CD">
      <w:pPr>
        <w:spacing w:after="240" w:before="240" w:lineRule="auto"/>
        <w:ind w:left="0" w:firstLine="0"/>
        <w:jc w:val="both"/>
        <w:rPr>
          <w:i w:val="1"/>
          <w:iCs w:val="1"/>
          <w:sz w:val="26"/>
          <w:szCs w:val="26"/>
        </w:rPr>
      </w:pPr>
      <w:r w:rsidDel="00000000" w:rsidR="00000000" w:rsidRPr="00000000">
        <w:rPr>
          <w:i w:val="1"/>
          <w:iCs w:val="1"/>
          <w:sz w:val="26"/>
          <w:szCs w:val="26"/>
          <w:rtl w:val="0"/>
        </w:rPr>
        <w:t xml:space="preserve">5. Existe documentação oficial ou material de referência do aplicativo/sistema que vocês utilizam, o Progenesis?</w:t>
      </w:r>
    </w:p>
    <w:p w:rsidR="00000000" w:rsidDel="00000000" w:rsidP="00000000" w:rsidRDefault="00000000" w:rsidRPr="00000000" w14:paraId="000000CE">
      <w:pPr>
        <w:spacing w:after="240" w:before="240" w:lineRule="auto"/>
        <w:ind w:left="0" w:firstLine="0"/>
        <w:jc w:val="both"/>
        <w:rPr>
          <w:i w:val="1"/>
          <w:iCs w:val="1"/>
          <w:sz w:val="26"/>
          <w:szCs w:val="26"/>
        </w:rPr>
      </w:pPr>
      <w:ins w:author="NATHÁLIA COELHO ANDRADE" w:id="13" w:date="2026-03-14T14:49:19Z">
        <w:r w:rsidDel="00000000" w:rsidR="00000000" w:rsidRPr="00000000">
          <w:rPr>
            <w:i w:val="1"/>
            <w:iCs w:val="1"/>
            <w:sz w:val="26"/>
            <w:szCs w:val="26"/>
            <w:rtl w:val="0"/>
          </w:rPr>
          <w:t xml:space="preserve">Aqui tem o manual do software Progenesis: </w:t>
          <w:br w:type="textWrapping"/>
        </w:r>
        <w:r w:rsidDel="00000000" w:rsidR="00000000" w:rsidRPr="00000000">
          <w:fldChar w:fldCharType="begin"/>
        </w:r>
        <w:r w:rsidDel="00000000" w:rsidR="00000000" w:rsidRPr="00000000">
          <w:instrText xml:space="preserve">HYPERLINK "https://nldstorage.blob.core.windows.net/webfiles/progenesis/qi/v1.0/user-guide/Progenesis_QI_User_Guide_1.0.pdf"</w:instrText>
        </w:r>
        <w:r w:rsidDel="00000000" w:rsidR="00000000" w:rsidRPr="00000000">
          <w:fldChar w:fldCharType="separate"/>
        </w:r>
        <w:r w:rsidDel="00000000" w:rsidR="00000000" w:rsidRPr="00000000">
          <w:rPr>
            <w:i w:val="1"/>
            <w:iCs w:val="1"/>
            <w:color w:val="1155cc"/>
            <w:sz w:val="26"/>
            <w:szCs w:val="26"/>
            <w:u w:val="single"/>
            <w:rtl w:val="0"/>
          </w:rPr>
          <w:t xml:space="preserve">https://nldstorage.blob.core.windows.net/webfiles/progenesis/qi/v1.0/user-guide/Progenesis_QI_User_Guide_1.0.pdf</w:t>
        </w:r>
        <w:r w:rsidDel="00000000" w:rsidR="00000000" w:rsidRPr="00000000">
          <w:fldChar w:fldCharType="end"/>
        </w:r>
        <w:r w:rsidDel="00000000" w:rsidR="00000000" w:rsidRPr="00000000">
          <w:rPr>
            <w:i w:val="1"/>
            <w:iCs w:val="1"/>
            <w:sz w:val="26"/>
            <w:szCs w:val="26"/>
            <w:rtl w:val="0"/>
          </w:rPr>
          <w:br w:type="textWrapping"/>
          <w:t xml:space="preserve">Ressalto o que falei na próxima pergunta: é um software bem técnico e não vejo tanta aplicação para vocês. Qualquer coisa, me escrevam.</w:t>
        </w:r>
      </w:ins>
      <w:r w:rsidDel="00000000" w:rsidR="00000000" w:rsidRPr="00000000">
        <w:rPr>
          <w:rtl w:val="0"/>
        </w:rPr>
      </w:r>
    </w:p>
    <w:p w:rsidR="00000000" w:rsidDel="00000000" w:rsidP="00000000" w:rsidRDefault="00000000" w:rsidRPr="00000000" w14:paraId="000000CF">
      <w:pPr>
        <w:spacing w:after="240" w:before="240" w:lineRule="auto"/>
        <w:ind w:left="0" w:firstLine="0"/>
        <w:jc w:val="both"/>
        <w:rPr>
          <w:i w:val="1"/>
          <w:iCs w:val="1"/>
          <w:sz w:val="26"/>
          <w:szCs w:val="26"/>
        </w:rPr>
      </w:pPr>
      <w:r w:rsidDel="00000000" w:rsidR="00000000" w:rsidRPr="00000000">
        <w:rPr>
          <w:rtl w:val="0"/>
        </w:rPr>
      </w:r>
    </w:p>
    <w:p w:rsidR="00000000" w:rsidDel="00000000" w:rsidP="00000000" w:rsidRDefault="00000000" w:rsidRPr="00000000" w14:paraId="000000D0">
      <w:pPr>
        <w:spacing w:after="240" w:before="240" w:lineRule="auto"/>
        <w:ind w:left="0" w:firstLine="0"/>
        <w:jc w:val="both"/>
        <w:rPr>
          <w:i w:val="1"/>
          <w:iCs w:val="1"/>
          <w:sz w:val="26"/>
          <w:szCs w:val="26"/>
        </w:rPr>
      </w:pPr>
      <w:r w:rsidDel="00000000" w:rsidR="00000000" w:rsidRPr="00000000">
        <w:rPr>
          <w:i w:val="1"/>
          <w:iCs w:val="1"/>
          <w:sz w:val="26"/>
          <w:szCs w:val="26"/>
          <w:rtl w:val="0"/>
        </w:rPr>
        <w:t xml:space="preserve">6. Seria possível disponibilizar uma explicação mais detalhada sobre o funcionamento do software, como por exemplo:</w:t>
        <w:br w:type="textWrapping"/>
      </w:r>
    </w:p>
    <w:p w:rsidR="00000000" w:rsidDel="00000000" w:rsidP="00000000" w:rsidRDefault="00000000" w:rsidRPr="00000000" w14:paraId="000000D1">
      <w:pPr>
        <w:numPr>
          <w:ilvl w:val="1"/>
          <w:numId w:val="2"/>
        </w:numPr>
        <w:spacing w:after="0" w:afterAutospacing="0" w:before="240" w:lineRule="auto"/>
        <w:ind w:left="1440" w:hanging="360"/>
        <w:jc w:val="both"/>
        <w:rPr>
          <w:ins w:author="NATHÁLIA COELHO ANDRADE" w:id="14" w:date="2026-03-14T14:46:53Z"/>
          <w:i w:val="1"/>
          <w:iCs w:val="1"/>
          <w:sz w:val="26"/>
          <w:szCs w:val="26"/>
        </w:rPr>
      </w:pPr>
      <w:r w:rsidDel="00000000" w:rsidR="00000000" w:rsidRPr="00000000">
        <w:rPr>
          <w:i w:val="1"/>
          <w:iCs w:val="1"/>
          <w:sz w:val="26"/>
          <w:szCs w:val="26"/>
          <w:rtl w:val="0"/>
        </w:rPr>
        <w:t xml:space="preserve">uma aula gravada explicando as principais funcionalidades demonstrando o uso do sistema?</w:t>
        <w:br w:type="textWrapping"/>
      </w:r>
      <w:ins w:author="NATHÁLIA COELHO ANDRADE" w:id="14" w:date="2026-03-14T14:46:53Z">
        <w:r w:rsidDel="00000000" w:rsidR="00000000" w:rsidRPr="00000000">
          <w:rPr>
            <w:rtl w:val="0"/>
          </w:rPr>
        </w:r>
      </w:ins>
    </w:p>
    <w:p w:rsidR="00000000" w:rsidDel="00000000" w:rsidP="00000000" w:rsidRDefault="00000000" w:rsidRPr="00000000" w14:paraId="000000D2">
      <w:pPr>
        <w:spacing w:after="240" w:before="0" w:beforeAutospacing="0" w:lineRule="auto"/>
        <w:ind w:left="0" w:firstLine="0"/>
        <w:jc w:val="both"/>
        <w:rPr>
          <w:rFonts w:ascii="Arial" w:cs="Arial" w:eastAsia="Arial" w:hAnsi="Arial"/>
          <w:b w:val="0"/>
          <w:bCs w:val="0"/>
          <w:i w:val="0"/>
          <w:iCs w:val="0"/>
          <w:smallCaps w:val="0"/>
          <w:strike w:val="0"/>
          <w:color w:val="000000"/>
          <w:sz w:val="22"/>
          <w:szCs w:val="22"/>
          <w:u w:val="none"/>
          <w:shd w:fill="auto" w:val="clear"/>
          <w:vertAlign w:val="baseline"/>
          <w:rPrChange w:author="NATHÁLIA COELHO ANDRADE" w:id="15" w:date="2026-03-14T14:46:53Z">
            <w:rPr>
              <w:i w:val="1"/>
              <w:iCs w:val="1"/>
              <w:sz w:val="26"/>
              <w:szCs w:val="26"/>
            </w:rPr>
          </w:rPrChange>
        </w:rPr>
        <w:pPrChange w:author="NATHÁLIA COELHO ANDRADE" w:id="0" w:date="2026-03-14T14:46:53Z">
          <w:pPr>
            <w:numPr>
              <w:ilvl w:val="1"/>
              <w:numId w:val="2"/>
            </w:numPr>
            <w:spacing w:after="240" w:before="240" w:lineRule="auto"/>
            <w:ind w:left="1440" w:hanging="360"/>
            <w:jc w:val="both"/>
          </w:pPr>
        </w:pPrChange>
      </w:pPr>
      <w:ins w:author="NATHÁLIA COELHO ANDRADE" w:id="14" w:date="2026-03-14T14:46:53Z">
        <w:r w:rsidDel="00000000" w:rsidR="00000000" w:rsidRPr="00000000">
          <w:rPr>
            <w:i w:val="1"/>
            <w:iCs w:val="1"/>
            <w:sz w:val="26"/>
            <w:szCs w:val="26"/>
            <w:rtl w:val="0"/>
          </w:rPr>
          <w:t xml:space="preserve">Se você digitar “Progenesis QI” no Google, vão aparecer alguns vídeos da Waters </w:t>
        </w:r>
        <w:r w:rsidDel="00000000" w:rsidR="00000000" w:rsidRPr="00000000">
          <w:rPr>
            <w:i w:val="1"/>
            <w:iCs w:val="1"/>
            <w:sz w:val="26"/>
            <w:szCs w:val="26"/>
            <w:rtl w:val="0"/>
            <w:rPrChange w:author="NATHÁLIA COELHO ANDRADE" w:id="15" w:date="2026-03-14T14:46:53Z">
              <w:rPr>
                <w:i w:val="1"/>
                <w:iCs w:val="1"/>
                <w:sz w:val="26"/>
                <w:szCs w:val="26"/>
              </w:rPr>
            </w:rPrChange>
          </w:rPr>
          <w:t xml:space="preserve">Corporation</w:t>
        </w:r>
        <w:r w:rsidDel="00000000" w:rsidR="00000000" w:rsidRPr="00000000">
          <w:rPr>
            <w:i w:val="1"/>
            <w:iCs w:val="1"/>
            <w:sz w:val="26"/>
            <w:szCs w:val="26"/>
            <w:rtl w:val="0"/>
          </w:rPr>
          <w:t xml:space="preserve">. Lá tem algumas explicações de como funcionam o software, caso vocês tenham interesse em compreender um pouco o trabalho que fazemos do lado de cá. Entretanto, acredito que a parte do software não precise ser levada em consideração, uma vez que os inputs do programa que vocês desenvolverão serão as tabelas exportadas do software. </w:t>
        </w:r>
      </w:ins>
      <w:r w:rsidDel="00000000" w:rsidR="00000000" w:rsidRPr="00000000">
        <w:rPr>
          <w:rtl w:val="0"/>
        </w:rPr>
      </w:r>
    </w:p>
    <w:p w:rsidR="00000000" w:rsidDel="00000000" w:rsidP="00000000" w:rsidRDefault="00000000" w:rsidRPr="00000000" w14:paraId="000000D3">
      <w:pPr>
        <w:spacing w:after="240" w:before="240" w:lineRule="auto"/>
        <w:ind w:left="0" w:firstLine="0"/>
        <w:jc w:val="both"/>
        <w:rPr>
          <w:ins w:author="NATHÁLIA COELHO ANDRADE" w:id="16" w:date="2026-03-14T14:40:41Z"/>
          <w:i w:val="1"/>
          <w:iCs w:val="1"/>
          <w:sz w:val="26"/>
          <w:szCs w:val="26"/>
        </w:rPr>
      </w:pPr>
      <w:r w:rsidDel="00000000" w:rsidR="00000000" w:rsidRPr="00000000">
        <w:rPr>
          <w:i w:val="1"/>
          <w:iCs w:val="1"/>
          <w:sz w:val="26"/>
          <w:szCs w:val="26"/>
          <w:rtl w:val="0"/>
        </w:rPr>
        <w:t xml:space="preserve">7. O que significam as colunas destacadas em vermelho nas tabelas?</w:t>
      </w:r>
      <w:ins w:author="NATHÁLIA COELHO ANDRADE" w:id="16" w:date="2026-03-14T14:40:41Z">
        <w:r w:rsidDel="00000000" w:rsidR="00000000" w:rsidRPr="00000000">
          <w:rPr>
            <w:rtl w:val="0"/>
          </w:rPr>
        </w:r>
      </w:ins>
    </w:p>
    <w:p w:rsidR="00000000" w:rsidDel="00000000" w:rsidP="00000000" w:rsidRDefault="00000000" w:rsidRPr="00000000" w14:paraId="000000D4">
      <w:pPr>
        <w:spacing w:after="240" w:before="240" w:lineRule="auto"/>
        <w:ind w:left="0" w:firstLine="0"/>
        <w:jc w:val="both"/>
        <w:rPr>
          <w:i w:val="1"/>
          <w:iCs w:val="1"/>
          <w:sz w:val="26"/>
          <w:szCs w:val="26"/>
        </w:rPr>
      </w:pPr>
      <w:ins w:author="NATHÁLIA COELHO ANDRADE" w:id="16" w:date="2026-03-14T14:40:41Z">
        <w:r w:rsidDel="00000000" w:rsidR="00000000" w:rsidRPr="00000000">
          <w:rPr>
            <w:i w:val="1"/>
            <w:iCs w:val="1"/>
            <w:color w:val="ff0000"/>
            <w:sz w:val="26"/>
            <w:szCs w:val="26"/>
            <w:rtl w:val="0"/>
            <w:rPrChange w:author="NATHÁLIA COELHO ANDRADE" w:id="17" w:date="2026-03-14T14:40:41Z">
              <w:rPr>
                <w:i w:val="1"/>
                <w:iCs w:val="1"/>
                <w:sz w:val="26"/>
                <w:szCs w:val="26"/>
              </w:rPr>
            </w:rPrChange>
          </w:rPr>
          <w:t xml:space="preserve">São as colunas que podem ser desconsideradas, pois não agregam informação para a tomada de decisão</w:t>
        </w:r>
      </w:ins>
      <w:r w:rsidDel="00000000" w:rsidR="00000000" w:rsidRPr="00000000">
        <w:rPr>
          <w:i w:val="1"/>
          <w:iCs w:val="1"/>
          <w:sz w:val="26"/>
          <w:szCs w:val="26"/>
          <w:rtl w:val="0"/>
        </w:rPr>
        <w:br w:type="textWrapping"/>
      </w:r>
    </w:p>
    <w:p w:rsidR="00000000" w:rsidDel="00000000" w:rsidP="00000000" w:rsidRDefault="00000000" w:rsidRPr="00000000" w14:paraId="000000D5">
      <w:pPr>
        <w:spacing w:after="240" w:before="240" w:lineRule="auto"/>
        <w:ind w:left="0" w:firstLine="0"/>
        <w:jc w:val="both"/>
        <w:rPr>
          <w:i w:val="1"/>
          <w:iCs w:val="1"/>
          <w:sz w:val="26"/>
          <w:szCs w:val="26"/>
        </w:rPr>
      </w:pPr>
      <w:r w:rsidDel="00000000" w:rsidR="00000000" w:rsidRPr="00000000">
        <w:rPr>
          <w:i w:val="1"/>
          <w:iCs w:val="1"/>
          <w:sz w:val="26"/>
          <w:szCs w:val="26"/>
          <w:rtl w:val="0"/>
        </w:rPr>
        <w:t xml:space="preserve">8. Entre todas as informações presentes nas planilhas, quais dados vocês consideram mais importantes para a análise dos compostos?</w:t>
      </w:r>
    </w:p>
    <w:p w:rsidR="00000000" w:rsidDel="00000000" w:rsidP="00000000" w:rsidRDefault="00000000" w:rsidRPr="00000000" w14:paraId="000000D6">
      <w:pPr>
        <w:spacing w:after="240" w:before="240" w:lineRule="auto"/>
        <w:ind w:left="0" w:firstLine="0"/>
        <w:jc w:val="both"/>
        <w:rPr>
          <w:i w:val="1"/>
          <w:iCs w:val="1"/>
          <w:sz w:val="26"/>
          <w:szCs w:val="26"/>
        </w:rPr>
      </w:pPr>
      <w:r w:rsidDel="00000000" w:rsidR="00000000" w:rsidRPr="00000000">
        <w:rPr>
          <w:i w:val="1"/>
          <w:iCs w:val="1"/>
          <w:sz w:val="26"/>
          <w:szCs w:val="26"/>
          <w:rtl w:val="0"/>
        </w:rPr>
        <w:br w:type="textWrapping"/>
      </w:r>
      <w:ins w:author="NATHÁLIA COELHO ANDRADE" w:id="18" w:date="2026-03-14T14:41:19Z">
        <w:r w:rsidDel="00000000" w:rsidR="00000000" w:rsidRPr="00000000">
          <w:rPr>
            <w:i w:val="1"/>
            <w:iCs w:val="1"/>
            <w:sz w:val="26"/>
            <w:szCs w:val="26"/>
            <w:rtl w:val="0"/>
          </w:rPr>
          <w:t xml:space="preserve">Os que não estão em vermelho, na ordem de prioridade de: score de fragmentação (quanto maior, melhor), score (quanto maior, melhor) e similaridade isotópica (maior que 80)</w:t>
        </w:r>
      </w:ins>
      <w:r w:rsidDel="00000000" w:rsidR="00000000" w:rsidRPr="00000000">
        <w:rPr>
          <w:rtl w:val="0"/>
        </w:rPr>
      </w:r>
    </w:p>
    <w:p w:rsidR="00000000" w:rsidDel="00000000" w:rsidP="00000000" w:rsidRDefault="00000000" w:rsidRPr="00000000" w14:paraId="000000D7">
      <w:pPr>
        <w:spacing w:after="240" w:before="240" w:lineRule="auto"/>
        <w:ind w:left="0" w:firstLine="0"/>
        <w:jc w:val="both"/>
        <w:rPr>
          <w:i w:val="1"/>
          <w:iCs w:val="1"/>
          <w:sz w:val="26"/>
          <w:szCs w:val="26"/>
        </w:rPr>
      </w:pPr>
      <w:r w:rsidDel="00000000" w:rsidR="00000000" w:rsidRPr="00000000">
        <w:rPr>
          <w:i w:val="1"/>
          <w:iCs w:val="1"/>
          <w:sz w:val="26"/>
          <w:szCs w:val="26"/>
          <w:rtl w:val="0"/>
        </w:rPr>
        <w:t xml:space="preserve">9. A descrição das colunas e das informações de cada tabela, presente no documento que elaboramos, está correta?</w:t>
      </w:r>
    </w:p>
    <w:p w:rsidR="00000000" w:rsidDel="00000000" w:rsidP="00000000" w:rsidRDefault="00000000" w:rsidRPr="00000000" w14:paraId="000000D8">
      <w:pPr>
        <w:spacing w:after="240" w:before="240" w:lineRule="auto"/>
        <w:ind w:left="0" w:firstLine="0"/>
        <w:jc w:val="both"/>
        <w:rPr>
          <w:i w:val="1"/>
          <w:iCs w:val="1"/>
          <w:sz w:val="26"/>
          <w:szCs w:val="26"/>
        </w:rPr>
      </w:pPr>
      <w:ins w:author="NATHÁLIA COELHO ANDRADE" w:id="19" w:date="2026-03-14T14:41:31Z">
        <w:r w:rsidDel="00000000" w:rsidR="00000000" w:rsidRPr="00000000">
          <w:rPr>
            <w:i w:val="1"/>
            <w:iCs w:val="1"/>
            <w:sz w:val="26"/>
            <w:szCs w:val="26"/>
            <w:rtl w:val="0"/>
          </w:rPr>
          <w:t xml:space="preserve">Fiz comentários direto no descritivo que vocês realizaram ;)</w:t>
        </w:r>
      </w:ins>
      <w:r w:rsidDel="00000000" w:rsidR="00000000" w:rsidRPr="00000000">
        <w:rPr>
          <w:rtl w:val="0"/>
        </w:rPr>
      </w:r>
    </w:p>
    <w:p w:rsidR="00000000" w:rsidDel="00000000" w:rsidP="00000000" w:rsidRDefault="00000000" w:rsidRPr="00000000" w14:paraId="000000D9">
      <w:pPr>
        <w:spacing w:after="240" w:before="240" w:lineRule="auto"/>
        <w:ind w:left="0" w:firstLine="0"/>
        <w:jc w:val="both"/>
        <w:rPr>
          <w:i w:val="1"/>
          <w:iCs w:val="1"/>
          <w:sz w:val="26"/>
          <w:szCs w:val="26"/>
        </w:rPr>
      </w:pPr>
      <w:r w:rsidDel="00000000" w:rsidR="00000000" w:rsidRPr="00000000">
        <w:rPr>
          <w:rtl w:val="0"/>
        </w:rPr>
      </w:r>
    </w:p>
    <w:p w:rsidR="00000000" w:rsidDel="00000000" w:rsidP="00000000" w:rsidRDefault="00000000" w:rsidRPr="00000000" w14:paraId="000000DA">
      <w:pPr>
        <w:spacing w:after="240" w:before="240" w:lineRule="auto"/>
        <w:ind w:left="0" w:firstLine="0"/>
        <w:jc w:val="both"/>
        <w:rPr>
          <w:i w:val="1"/>
          <w:iCs w:val="1"/>
          <w:sz w:val="26"/>
          <w:szCs w:val="26"/>
        </w:rPr>
      </w:pPr>
      <w:r w:rsidDel="00000000" w:rsidR="00000000" w:rsidRPr="00000000">
        <w:rPr>
          <w:i w:val="1"/>
          <w:iCs w:val="1"/>
          <w:sz w:val="26"/>
          <w:szCs w:val="26"/>
          <w:rtl w:val="0"/>
        </w:rPr>
        <w:t xml:space="preserve">10. Quais são exatamente os dados da ontologia que vocês precisam que sejam coletados ou estruturados?</w:t>
        <w:br w:type="textWrapping"/>
      </w:r>
    </w:p>
    <w:p w:rsidR="00000000" w:rsidDel="00000000" w:rsidP="00000000" w:rsidRDefault="00000000" w:rsidRPr="00000000" w14:paraId="000000DB">
      <w:pPr>
        <w:spacing w:after="240" w:before="240" w:lineRule="auto"/>
        <w:ind w:left="0" w:firstLine="0"/>
        <w:jc w:val="both"/>
        <w:rPr>
          <w:i w:val="1"/>
          <w:iCs w:val="1"/>
          <w:sz w:val="26"/>
          <w:szCs w:val="26"/>
        </w:rPr>
      </w:pPr>
      <w:r w:rsidDel="00000000" w:rsidR="00000000" w:rsidRPr="00000000">
        <w:rPr>
          <w:i w:val="1"/>
          <w:iCs w:val="1"/>
          <w:sz w:val="26"/>
          <w:szCs w:val="26"/>
          <w:rtl w:val="0"/>
        </w:rPr>
        <w:t xml:space="preserve">11. Em relação à taxonomia, qual nível de classificação é necessário incluir? Por exemplo:</w:t>
        <w:br w:type="textWrapping"/>
      </w:r>
    </w:p>
    <w:p w:rsidR="00000000" w:rsidDel="00000000" w:rsidP="00000000" w:rsidRDefault="00000000" w:rsidRPr="00000000" w14:paraId="000000DC">
      <w:pPr>
        <w:numPr>
          <w:ilvl w:val="0"/>
          <w:numId w:val="6"/>
        </w:numPr>
        <w:spacing w:after="0" w:afterAutospacing="0" w:before="240" w:lineRule="auto"/>
        <w:ind w:left="720" w:hanging="360"/>
        <w:jc w:val="both"/>
        <w:rPr>
          <w:i w:val="1"/>
          <w:iCs w:val="1"/>
          <w:sz w:val="26"/>
          <w:szCs w:val="26"/>
        </w:rPr>
      </w:pPr>
      <w:r w:rsidDel="00000000" w:rsidR="00000000" w:rsidRPr="00000000">
        <w:rPr>
          <w:i w:val="1"/>
          <w:iCs w:val="1"/>
          <w:sz w:val="26"/>
          <w:szCs w:val="26"/>
          <w:rtl w:val="0"/>
        </w:rPr>
        <w:t xml:space="preserve">espécie</w:t>
        <w:br w:type="textWrapping"/>
      </w:r>
    </w:p>
    <w:p w:rsidR="00000000" w:rsidDel="00000000" w:rsidP="00000000" w:rsidRDefault="00000000" w:rsidRPr="00000000" w14:paraId="000000DD">
      <w:pPr>
        <w:numPr>
          <w:ilvl w:val="0"/>
          <w:numId w:val="6"/>
        </w:numPr>
        <w:spacing w:after="0" w:afterAutospacing="0" w:before="0" w:beforeAutospacing="0" w:lineRule="auto"/>
        <w:ind w:left="720" w:hanging="360"/>
        <w:jc w:val="both"/>
        <w:rPr>
          <w:i w:val="1"/>
          <w:iCs w:val="1"/>
          <w:sz w:val="26"/>
          <w:szCs w:val="26"/>
        </w:rPr>
      </w:pPr>
      <w:r w:rsidDel="00000000" w:rsidR="00000000" w:rsidRPr="00000000">
        <w:rPr>
          <w:i w:val="1"/>
          <w:iCs w:val="1"/>
          <w:sz w:val="26"/>
          <w:szCs w:val="26"/>
          <w:rtl w:val="0"/>
        </w:rPr>
        <w:t xml:space="preserve">gênero</w:t>
        <w:br w:type="textWrapping"/>
      </w:r>
    </w:p>
    <w:p w:rsidR="00000000" w:rsidDel="00000000" w:rsidP="00000000" w:rsidRDefault="00000000" w:rsidRPr="00000000" w14:paraId="000000DE">
      <w:pPr>
        <w:numPr>
          <w:ilvl w:val="0"/>
          <w:numId w:val="6"/>
        </w:numPr>
        <w:spacing w:after="0" w:afterAutospacing="0" w:before="0" w:beforeAutospacing="0" w:lineRule="auto"/>
        <w:ind w:left="720" w:hanging="360"/>
        <w:jc w:val="both"/>
        <w:rPr>
          <w:i w:val="1"/>
          <w:iCs w:val="1"/>
          <w:sz w:val="26"/>
          <w:szCs w:val="26"/>
        </w:rPr>
      </w:pPr>
      <w:r w:rsidDel="00000000" w:rsidR="00000000" w:rsidRPr="00000000">
        <w:rPr>
          <w:i w:val="1"/>
          <w:iCs w:val="1"/>
          <w:sz w:val="26"/>
          <w:szCs w:val="26"/>
          <w:rtl w:val="0"/>
        </w:rPr>
        <w:t xml:space="preserve">família</w:t>
        <w:br w:type="textWrapping"/>
      </w:r>
    </w:p>
    <w:p w:rsidR="00000000" w:rsidDel="00000000" w:rsidP="00000000" w:rsidRDefault="00000000" w:rsidRPr="00000000" w14:paraId="000000DF">
      <w:pPr>
        <w:numPr>
          <w:ilvl w:val="0"/>
          <w:numId w:val="6"/>
        </w:numPr>
        <w:spacing w:after="0" w:afterAutospacing="0" w:before="0" w:beforeAutospacing="0" w:lineRule="auto"/>
        <w:ind w:left="720" w:hanging="360"/>
        <w:jc w:val="both"/>
        <w:rPr>
          <w:i w:val="1"/>
          <w:iCs w:val="1"/>
          <w:sz w:val="26"/>
          <w:szCs w:val="26"/>
        </w:rPr>
      </w:pPr>
      <w:r w:rsidDel="00000000" w:rsidR="00000000" w:rsidRPr="00000000">
        <w:rPr>
          <w:i w:val="1"/>
          <w:iCs w:val="1"/>
          <w:sz w:val="26"/>
          <w:szCs w:val="26"/>
          <w:rtl w:val="0"/>
        </w:rPr>
        <w:t xml:space="preserve">reino</w:t>
        <w:br w:type="textWrapping"/>
      </w:r>
    </w:p>
    <w:p w:rsidR="00000000" w:rsidDel="00000000" w:rsidP="00000000" w:rsidRDefault="00000000" w:rsidRPr="00000000" w14:paraId="000000E0">
      <w:pPr>
        <w:numPr>
          <w:ilvl w:val="0"/>
          <w:numId w:val="6"/>
        </w:numPr>
        <w:spacing w:after="240" w:before="0" w:beforeAutospacing="0" w:lineRule="auto"/>
        <w:ind w:left="720" w:hanging="360"/>
        <w:jc w:val="both"/>
        <w:rPr>
          <w:i w:val="1"/>
          <w:iCs w:val="1"/>
          <w:sz w:val="26"/>
          <w:szCs w:val="26"/>
        </w:rPr>
      </w:pPr>
      <w:r w:rsidDel="00000000" w:rsidR="00000000" w:rsidRPr="00000000">
        <w:rPr>
          <w:i w:val="1"/>
          <w:iCs w:val="1"/>
          <w:sz w:val="26"/>
          <w:szCs w:val="26"/>
          <w:rtl w:val="0"/>
        </w:rPr>
        <w:t xml:space="preserve">ou outros níveis taxonômicos?</w:t>
        <w:br w:type="textWrapping"/>
      </w:r>
    </w:p>
    <w:p w:rsidR="00000000" w:rsidDel="00000000" w:rsidP="00000000" w:rsidRDefault="00000000" w:rsidRPr="00000000" w14:paraId="000000E1">
      <w:pPr>
        <w:spacing w:after="240" w:before="240" w:lineRule="auto"/>
        <w:ind w:left="0" w:firstLine="0"/>
        <w:jc w:val="both"/>
        <w:rPr>
          <w:i w:val="1"/>
          <w:iCs w:val="1"/>
          <w:sz w:val="26"/>
          <w:szCs w:val="26"/>
        </w:rPr>
      </w:pPr>
      <w:r w:rsidDel="00000000" w:rsidR="00000000" w:rsidRPr="00000000">
        <w:rPr>
          <w:rtl w:val="0"/>
        </w:rPr>
      </w:r>
    </w:p>
    <w:p w:rsidR="00000000" w:rsidDel="00000000" w:rsidP="00000000" w:rsidRDefault="00000000" w:rsidRPr="00000000" w14:paraId="000000E2">
      <w:pPr>
        <w:spacing w:after="240" w:before="240" w:lineRule="auto"/>
        <w:ind w:left="0" w:firstLine="0"/>
        <w:jc w:val="both"/>
        <w:rPr>
          <w:i w:val="1"/>
          <w:iCs w:val="1"/>
          <w:sz w:val="26"/>
          <w:szCs w:val="26"/>
        </w:rPr>
      </w:pPr>
      <w:r w:rsidDel="00000000" w:rsidR="00000000" w:rsidRPr="00000000">
        <w:rPr>
          <w:i w:val="1"/>
          <w:iCs w:val="1"/>
          <w:sz w:val="26"/>
          <w:szCs w:val="26"/>
          <w:rtl w:val="0"/>
        </w:rPr>
        <w:t xml:space="preserve">12. Até que ponto deve ir o levantamento de usos e aplicações conhecidas da molécula?</w:t>
        <w:br w:type="textWrapping"/>
      </w:r>
    </w:p>
    <w:p w:rsidR="00000000" w:rsidDel="00000000" w:rsidP="00000000" w:rsidRDefault="00000000" w:rsidRPr="00000000" w14:paraId="000000E3">
      <w:pPr>
        <w:numPr>
          <w:ilvl w:val="0"/>
          <w:numId w:val="8"/>
        </w:numPr>
        <w:spacing w:after="0" w:afterAutospacing="0" w:before="240" w:lineRule="auto"/>
        <w:ind w:left="720" w:hanging="360"/>
        <w:jc w:val="both"/>
        <w:rPr>
          <w:i w:val="1"/>
          <w:iCs w:val="1"/>
          <w:sz w:val="26"/>
          <w:szCs w:val="26"/>
        </w:rPr>
      </w:pPr>
      <w:r w:rsidDel="00000000" w:rsidR="00000000" w:rsidRPr="00000000">
        <w:rPr>
          <w:i w:val="1"/>
          <w:iCs w:val="1"/>
          <w:sz w:val="26"/>
          <w:szCs w:val="26"/>
          <w:rtl w:val="0"/>
        </w:rPr>
        <w:t xml:space="preserve">apenas aplicações principais</w:t>
        <w:br w:type="textWrapping"/>
      </w:r>
    </w:p>
    <w:p w:rsidR="00000000" w:rsidDel="00000000" w:rsidP="00000000" w:rsidRDefault="00000000" w:rsidRPr="00000000" w14:paraId="000000E4">
      <w:pPr>
        <w:numPr>
          <w:ilvl w:val="0"/>
          <w:numId w:val="8"/>
        </w:numPr>
        <w:spacing w:after="0" w:afterAutospacing="0" w:before="0" w:beforeAutospacing="0" w:lineRule="auto"/>
        <w:ind w:left="720" w:hanging="360"/>
        <w:jc w:val="both"/>
        <w:rPr>
          <w:i w:val="1"/>
          <w:iCs w:val="1"/>
          <w:sz w:val="26"/>
          <w:szCs w:val="26"/>
        </w:rPr>
      </w:pPr>
      <w:r w:rsidDel="00000000" w:rsidR="00000000" w:rsidRPr="00000000">
        <w:rPr>
          <w:i w:val="1"/>
          <w:iCs w:val="1"/>
          <w:sz w:val="26"/>
          <w:szCs w:val="26"/>
          <w:rtl w:val="0"/>
        </w:rPr>
        <w:t xml:space="preserve">aplicações experimentais</w:t>
        <w:br w:type="textWrapping"/>
      </w:r>
    </w:p>
    <w:p w:rsidR="00000000" w:rsidDel="00000000" w:rsidP="00000000" w:rsidRDefault="00000000" w:rsidRPr="00000000" w14:paraId="000000E5">
      <w:pPr>
        <w:numPr>
          <w:ilvl w:val="0"/>
          <w:numId w:val="8"/>
        </w:numPr>
        <w:spacing w:after="0" w:afterAutospacing="0" w:before="0" w:beforeAutospacing="0" w:lineRule="auto"/>
        <w:ind w:left="720" w:hanging="360"/>
        <w:jc w:val="both"/>
        <w:rPr>
          <w:i w:val="1"/>
          <w:iCs w:val="1"/>
          <w:sz w:val="26"/>
          <w:szCs w:val="26"/>
        </w:rPr>
      </w:pPr>
      <w:r w:rsidDel="00000000" w:rsidR="00000000" w:rsidRPr="00000000">
        <w:rPr>
          <w:i w:val="1"/>
          <w:iCs w:val="1"/>
          <w:sz w:val="26"/>
          <w:szCs w:val="26"/>
          <w:rtl w:val="0"/>
        </w:rPr>
        <w:t xml:space="preserve">usos industriais ou farmacológicos</w:t>
        <w:br w:type="textWrapping"/>
      </w:r>
    </w:p>
    <w:p w:rsidR="00000000" w:rsidDel="00000000" w:rsidP="00000000" w:rsidRDefault="00000000" w:rsidRPr="00000000" w14:paraId="000000E6">
      <w:pPr>
        <w:numPr>
          <w:ilvl w:val="0"/>
          <w:numId w:val="8"/>
        </w:numPr>
        <w:spacing w:after="240" w:before="0" w:beforeAutospacing="0" w:lineRule="auto"/>
        <w:ind w:left="720" w:hanging="360"/>
        <w:jc w:val="both"/>
        <w:rPr>
          <w:i w:val="1"/>
          <w:iCs w:val="1"/>
          <w:sz w:val="26"/>
          <w:szCs w:val="26"/>
        </w:rPr>
      </w:pPr>
      <w:r w:rsidDel="00000000" w:rsidR="00000000" w:rsidRPr="00000000">
        <w:rPr>
          <w:i w:val="1"/>
          <w:iCs w:val="1"/>
          <w:sz w:val="26"/>
          <w:szCs w:val="26"/>
          <w:rtl w:val="0"/>
        </w:rPr>
        <w:t xml:space="preserve">ou qualquer referência disponível na literatura?</w:t>
        <w:br w:type="textWrapping"/>
      </w:r>
    </w:p>
    <w:p w:rsidR="00000000" w:rsidDel="00000000" w:rsidP="00000000" w:rsidRDefault="00000000" w:rsidRPr="00000000" w14:paraId="000000E7">
      <w:pPr>
        <w:spacing w:after="240" w:before="240" w:lineRule="auto"/>
        <w:ind w:left="0" w:firstLine="0"/>
        <w:jc w:val="both"/>
        <w:rPr>
          <w:i w:val="1"/>
          <w:iCs w:val="1"/>
          <w:sz w:val="26"/>
          <w:szCs w:val="26"/>
        </w:rPr>
      </w:pPr>
      <w:r w:rsidDel="00000000" w:rsidR="00000000" w:rsidRPr="00000000">
        <w:rPr>
          <w:i w:val="1"/>
          <w:iCs w:val="1"/>
          <w:sz w:val="26"/>
          <w:szCs w:val="26"/>
          <w:rtl w:val="0"/>
        </w:rPr>
        <w:t xml:space="preserve">13. Existe a possibilidade de realizarmos uma visita para observar o processo de identificação e classificação dos compostos, para entender melhor o fluxo de trabalho e as etapas da análise?</w:t>
      </w:r>
    </w:p>
    <w:p w:rsidR="00000000" w:rsidDel="00000000" w:rsidP="00000000" w:rsidRDefault="00000000" w:rsidRPr="00000000" w14:paraId="000000E8">
      <w:pPr>
        <w:jc w:val="left"/>
        <w:rPr>
          <w:i w:val="1"/>
          <w:iCs w:val="1"/>
          <w:sz w:val="26"/>
          <w:szCs w:val="26"/>
        </w:rPr>
      </w:pPr>
      <w:r w:rsidDel="00000000" w:rsidR="00000000" w:rsidRPr="00000000">
        <w:rPr>
          <w:rtl w:val="0"/>
        </w:rPr>
      </w:r>
    </w:p>
    <w:p w:rsidR="00000000" w:rsidDel="00000000" w:rsidP="00000000" w:rsidRDefault="00000000" w:rsidRPr="00000000" w14:paraId="000000E9">
      <w:pPr>
        <w:jc w:val="both"/>
        <w:rPr>
          <w:i w:val="1"/>
          <w:iCs w:val="1"/>
          <w:sz w:val="26"/>
          <w:szCs w:val="26"/>
        </w:rPr>
      </w:pPr>
      <w:r w:rsidDel="00000000" w:rsidR="00000000" w:rsidRPr="00000000">
        <w:rPr>
          <w:i w:val="1"/>
          <w:iCs w:val="1"/>
          <w:sz w:val="26"/>
          <w:szCs w:val="26"/>
          <w:rtl w:val="0"/>
        </w:rPr>
        <w:t xml:space="preserve">14. Quais tipos de visualização vocês consideram mais úteis durante a análise no sistema? (por exemplo: gráficos, mapas de calor, redes moleculares, espectros, etc.)</w:t>
      </w:r>
    </w:p>
    <w:p w:rsidR="00000000" w:rsidDel="00000000" w:rsidP="00000000" w:rsidRDefault="00000000" w:rsidRPr="00000000" w14:paraId="000000EA">
      <w:pPr>
        <w:jc w:val="both"/>
        <w:rPr>
          <w:i w:val="1"/>
          <w:iCs w:val="1"/>
          <w:sz w:val="26"/>
          <w:szCs w:val="26"/>
        </w:rPr>
      </w:pPr>
      <w:r w:rsidDel="00000000" w:rsidR="00000000" w:rsidRPr="00000000">
        <w:rPr>
          <w:rtl w:val="0"/>
        </w:rPr>
      </w:r>
    </w:p>
    <w:p w:rsidR="00000000" w:rsidDel="00000000" w:rsidP="00000000" w:rsidRDefault="00000000" w:rsidRPr="00000000" w14:paraId="000000EB">
      <w:pPr>
        <w:jc w:val="both"/>
        <w:rPr>
          <w:i w:val="1"/>
          <w:iCs w:val="1"/>
          <w:sz w:val="26"/>
          <w:szCs w:val="26"/>
        </w:rPr>
      </w:pPr>
      <w:r w:rsidDel="00000000" w:rsidR="00000000" w:rsidRPr="00000000">
        <w:rPr>
          <w:i w:val="1"/>
          <w:iCs w:val="1"/>
          <w:sz w:val="26"/>
          <w:szCs w:val="26"/>
          <w:rtl w:val="0"/>
        </w:rPr>
        <w:t xml:space="preserve">15. Quais gráficos ou representações visuais vocês utilizam com mais frequência para validar ou interpretar os resultados?</w:t>
      </w:r>
    </w:p>
    <w:p w:rsidR="00000000" w:rsidDel="00000000" w:rsidP="00000000" w:rsidRDefault="00000000" w:rsidRPr="00000000" w14:paraId="000000EC">
      <w:pPr>
        <w:jc w:val="both"/>
        <w:rPr>
          <w:i w:val="1"/>
          <w:iCs w:val="1"/>
          <w:sz w:val="26"/>
          <w:szCs w:val="26"/>
        </w:rPr>
      </w:pPr>
      <w:r w:rsidDel="00000000" w:rsidR="00000000" w:rsidRPr="00000000">
        <w:rPr>
          <w:rtl w:val="0"/>
        </w:rPr>
      </w:r>
    </w:p>
    <w:p w:rsidR="00000000" w:rsidDel="00000000" w:rsidP="00000000" w:rsidRDefault="00000000" w:rsidRPr="00000000" w14:paraId="000000ED">
      <w:pPr>
        <w:jc w:val="both"/>
        <w:rPr>
          <w:i w:val="1"/>
          <w:iCs w:val="1"/>
          <w:sz w:val="26"/>
          <w:szCs w:val="26"/>
        </w:rPr>
      </w:pPr>
      <w:r w:rsidDel="00000000" w:rsidR="00000000" w:rsidRPr="00000000">
        <w:rPr>
          <w:rtl w:val="0"/>
        </w:rPr>
      </w:r>
    </w:p>
    <w:p w:rsidR="00000000" w:rsidDel="00000000" w:rsidP="00000000" w:rsidRDefault="00000000" w:rsidRPr="00000000" w14:paraId="000000EE">
      <w:pPr>
        <w:spacing w:after="240" w:before="240" w:lineRule="auto"/>
        <w:jc w:val="both"/>
        <w:rPr>
          <w:i w:val="1"/>
          <w:iCs w:val="1"/>
          <w:sz w:val="26"/>
          <w:szCs w:val="26"/>
        </w:rPr>
      </w:pPr>
      <w:r w:rsidDel="00000000" w:rsidR="00000000" w:rsidRPr="00000000">
        <w:rPr>
          <w:i w:val="1"/>
          <w:iCs w:val="1"/>
          <w:sz w:val="26"/>
          <w:szCs w:val="26"/>
          <w:rtl w:val="0"/>
        </w:rPr>
        <w:t xml:space="preserve">16. Como foi realizada a identificação dos compostos listados na coluna “Identifications”?</w:t>
      </w:r>
    </w:p>
    <w:p w:rsidR="00000000" w:rsidDel="00000000" w:rsidP="00000000" w:rsidRDefault="00000000" w:rsidRPr="00000000" w14:paraId="000000EF">
      <w:pPr>
        <w:spacing w:after="240" w:before="240" w:lineRule="auto"/>
        <w:jc w:val="both"/>
        <w:rPr>
          <w:i w:val="1"/>
          <w:iCs w:val="1"/>
          <w:sz w:val="26"/>
          <w:szCs w:val="26"/>
        </w:rPr>
      </w:pPr>
      <w:r w:rsidDel="00000000" w:rsidR="00000000" w:rsidRPr="00000000">
        <w:rPr>
          <w:i w:val="1"/>
          <w:iCs w:val="1"/>
          <w:sz w:val="26"/>
          <w:szCs w:val="26"/>
          <w:rtl w:val="0"/>
        </w:rPr>
        <w:t xml:space="preserve">Gostaríamos de entender qual foi o método utilizado para essa atribuição. Por exemplo, se a identificação foi feita por:</w:t>
      </w:r>
    </w:p>
    <w:p w:rsidR="00000000" w:rsidDel="00000000" w:rsidP="00000000" w:rsidRDefault="00000000" w:rsidRPr="00000000" w14:paraId="000000F0">
      <w:pPr>
        <w:numPr>
          <w:ilvl w:val="0"/>
          <w:numId w:val="10"/>
        </w:numPr>
        <w:spacing w:after="0" w:afterAutospacing="0" w:before="240" w:lineRule="auto"/>
        <w:ind w:left="720" w:hanging="360"/>
        <w:jc w:val="both"/>
        <w:rPr>
          <w:i w:val="1"/>
          <w:iCs w:val="1"/>
          <w:sz w:val="26"/>
          <w:szCs w:val="26"/>
        </w:rPr>
      </w:pPr>
      <w:r w:rsidDel="00000000" w:rsidR="00000000" w:rsidRPr="00000000">
        <w:rPr>
          <w:i w:val="1"/>
          <w:iCs w:val="1"/>
          <w:sz w:val="26"/>
          <w:szCs w:val="26"/>
          <w:rtl w:val="0"/>
        </w:rPr>
        <w:t xml:space="preserve">comparação com bibliotecas ou bancos de dados espectrais,</w:t>
        <w:br w:type="textWrapping"/>
      </w:r>
    </w:p>
    <w:p w:rsidR="00000000" w:rsidDel="00000000" w:rsidP="00000000" w:rsidRDefault="00000000" w:rsidRPr="00000000" w14:paraId="000000F1">
      <w:pPr>
        <w:numPr>
          <w:ilvl w:val="0"/>
          <w:numId w:val="10"/>
        </w:numPr>
        <w:spacing w:after="0" w:afterAutospacing="0" w:before="0" w:beforeAutospacing="0" w:lineRule="auto"/>
        <w:ind w:left="720" w:hanging="360"/>
        <w:jc w:val="both"/>
        <w:rPr>
          <w:i w:val="1"/>
          <w:iCs w:val="1"/>
          <w:sz w:val="26"/>
          <w:szCs w:val="26"/>
        </w:rPr>
      </w:pPr>
      <w:r w:rsidDel="00000000" w:rsidR="00000000" w:rsidRPr="00000000">
        <w:rPr>
          <w:i w:val="1"/>
          <w:iCs w:val="1"/>
          <w:sz w:val="26"/>
          <w:szCs w:val="26"/>
          <w:rtl w:val="0"/>
        </w:rPr>
        <w:t xml:space="preserve">utilização de padrões analíticos,</w:t>
        <w:br w:type="textWrapping"/>
      </w:r>
    </w:p>
    <w:p w:rsidR="00000000" w:rsidDel="00000000" w:rsidP="00000000" w:rsidRDefault="00000000" w:rsidRPr="00000000" w14:paraId="000000F2">
      <w:pPr>
        <w:numPr>
          <w:ilvl w:val="0"/>
          <w:numId w:val="10"/>
        </w:numPr>
        <w:spacing w:after="0" w:afterAutospacing="0" w:before="0" w:beforeAutospacing="0" w:lineRule="auto"/>
        <w:ind w:left="720" w:hanging="360"/>
        <w:jc w:val="both"/>
        <w:rPr>
          <w:i w:val="1"/>
          <w:iCs w:val="1"/>
          <w:sz w:val="26"/>
          <w:szCs w:val="26"/>
        </w:rPr>
      </w:pPr>
      <w:r w:rsidDel="00000000" w:rsidR="00000000" w:rsidRPr="00000000">
        <w:rPr>
          <w:i w:val="1"/>
          <w:iCs w:val="1"/>
          <w:sz w:val="26"/>
          <w:szCs w:val="26"/>
          <w:rtl w:val="0"/>
        </w:rPr>
        <w:t xml:space="preserve">algoritmos do software de anotação/identificação,</w:t>
        <w:br w:type="textWrapping"/>
      </w:r>
    </w:p>
    <w:p w:rsidR="00000000" w:rsidDel="00000000" w:rsidP="00000000" w:rsidRDefault="00000000" w:rsidRPr="00000000" w14:paraId="000000F3">
      <w:pPr>
        <w:numPr>
          <w:ilvl w:val="0"/>
          <w:numId w:val="10"/>
        </w:numPr>
        <w:spacing w:after="240" w:before="0" w:beforeAutospacing="0" w:lineRule="auto"/>
        <w:ind w:left="720" w:hanging="360"/>
        <w:jc w:val="both"/>
        <w:rPr>
          <w:i w:val="1"/>
          <w:iCs w:val="1"/>
          <w:sz w:val="26"/>
          <w:szCs w:val="26"/>
        </w:rPr>
      </w:pPr>
      <w:r w:rsidDel="00000000" w:rsidR="00000000" w:rsidRPr="00000000">
        <w:rPr>
          <w:i w:val="1"/>
          <w:iCs w:val="1"/>
          <w:sz w:val="26"/>
          <w:szCs w:val="26"/>
          <w:rtl w:val="0"/>
        </w:rPr>
        <w:t xml:space="preserve">ou apenas com base em massa exata (m/z) e tempo de retenção.</w:t>
        <w:br w:type="textWrapping"/>
      </w:r>
    </w:p>
    <w:p w:rsidR="00000000" w:rsidDel="00000000" w:rsidP="00000000" w:rsidRDefault="00000000" w:rsidRPr="00000000" w14:paraId="000000F4">
      <w:pPr>
        <w:spacing w:after="240" w:before="240" w:lineRule="auto"/>
        <w:jc w:val="both"/>
        <w:rPr>
          <w:i w:val="1"/>
          <w:iCs w:val="1"/>
          <w:sz w:val="26"/>
          <w:szCs w:val="26"/>
        </w:rPr>
      </w:pPr>
      <w:r w:rsidDel="00000000" w:rsidR="00000000" w:rsidRPr="00000000">
        <w:rPr>
          <w:i w:val="1"/>
          <w:iCs w:val="1"/>
          <w:sz w:val="26"/>
          <w:szCs w:val="26"/>
          <w:rtl w:val="0"/>
        </w:rPr>
        <w:t xml:space="preserve">17. O que representam exatamente os valores presentes nas colunas de da tabela abundância (por exemplo: 1.1, 1.2, 2.1, etc.)? Está certo como descrito lá em cima?</w:t>
      </w:r>
    </w:p>
    <w:p w:rsidR="00000000" w:rsidDel="00000000" w:rsidP="00000000" w:rsidRDefault="00000000" w:rsidRPr="00000000" w14:paraId="000000F5">
      <w:pPr>
        <w:pStyle w:val="Heading3"/>
        <w:keepNext w:val="0"/>
        <w:keepLines w:val="0"/>
        <w:spacing w:before="280" w:lineRule="auto"/>
        <w:jc w:val="both"/>
        <w:rPr>
          <w:i w:val="1"/>
          <w:iCs w:val="1"/>
          <w:color w:val="000000"/>
          <w:sz w:val="26"/>
          <w:szCs w:val="26"/>
        </w:rPr>
      </w:pPr>
      <w:bookmarkStart w:colFirst="0" w:colLast="0" w:name="_kpvzxr11dv05" w:id="2"/>
      <w:bookmarkEnd w:id="2"/>
      <w:r w:rsidDel="00000000" w:rsidR="00000000" w:rsidRPr="00000000">
        <w:rPr>
          <w:i w:val="1"/>
          <w:iCs w:val="1"/>
          <w:color w:val="000000"/>
          <w:sz w:val="26"/>
          <w:szCs w:val="26"/>
          <w:rtl w:val="0"/>
        </w:rPr>
        <w:t xml:space="preserve">18. Como foi calculado o valor de “Neutral mass (Da)” a partir do valor de m/z?  foi considerado algum tipo específico de ionização ou formação de adutos químicos, já que diferentes processos de ionização podem alterar a relação entre massa neutra e m/z.</w:t>
      </w:r>
    </w:p>
    <w:p w:rsidR="00000000" w:rsidDel="00000000" w:rsidP="00000000" w:rsidRDefault="00000000" w:rsidRPr="00000000" w14:paraId="000000F6">
      <w:pPr>
        <w:pStyle w:val="Heading3"/>
        <w:keepNext w:val="0"/>
        <w:keepLines w:val="0"/>
        <w:spacing w:before="280" w:lineRule="auto"/>
        <w:jc w:val="both"/>
        <w:rPr>
          <w:i w:val="1"/>
          <w:iCs w:val="1"/>
          <w:sz w:val="26"/>
          <w:szCs w:val="26"/>
        </w:rPr>
      </w:pPr>
      <w:bookmarkStart w:colFirst="0" w:colLast="0" w:name="_zf45a470646a" w:id="3"/>
      <w:bookmarkEnd w:id="3"/>
      <w:r w:rsidDel="00000000" w:rsidR="00000000" w:rsidRPr="00000000">
        <w:rPr>
          <w:i w:val="1"/>
          <w:iCs w:val="1"/>
          <w:color w:val="000000"/>
          <w:sz w:val="26"/>
          <w:szCs w:val="26"/>
          <w:rtl w:val="0"/>
        </w:rPr>
        <w:t xml:space="preserve">19. Foi aplicado algum critério de qualidade ou filtragem aos compostos detectados antes da geração da tabela final? Por exemplo intensidade mínima do sinal, qualidade do pico cromatográfico, reprodutibilidade entre replicatas, ou outros parâmetros de confiabilidade.</w:t>
      </w: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ATHÁLIA COELHO ANDRADE" w:id="5" w:date="2026-03-14T14:38:59Z">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 amostra</w:t>
      </w:r>
    </w:p>
  </w:comment>
  <w:comment w:author="NATHÁLIA COELHO ANDRADE" w:id="4" w:date="2026-03-14T14:39:08Z">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amostra avaliada</w:t>
      </w:r>
    </w:p>
  </w:comment>
  <w:comment w:author="NATHÁLIA COELHO ANDRADE" w:id="6" w:date="2026-03-14T14:39:37Z">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esse não é necessário ter na tabela final</w:t>
      </w:r>
    </w:p>
  </w:comment>
  <w:comment w:author="NATHÁLIA COELHO ANDRADE" w:id="2" w:date="2026-03-14T14:32:43Z">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 significa que foram encontrados adutos e a massa do composto foi encontrada, m/z significa que não foram encontrados adutos</w:t>
      </w:r>
    </w:p>
  </w:comment>
  <w:comment w:author="NATHÁLIA COELHO ANDRADE" w:id="0" w:date="2026-03-14T14:33:45Z">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quando aparece n após o valor da massa, é porque foram detectados adutos</w:t>
      </w:r>
    </w:p>
  </w:comment>
  <w:comment w:author="NATHÁLIA COELHO ANDRADE" w:id="3" w:date="2026-03-14T14:37:34Z">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caso da tabela de abundância, a coluna "Identifications" apenas diz quantas possíveis moléculas foram encontradas para cada sinal analítico. Para entender quais são essas moléculas e quais fazem sentido, precisamos ir até a tabela de "Identificação", onde estas moléculas identificadas estarão listadas. Em resumo: A coluna que possui 53 identificações na tabela de Abundância, significa que para o sinal analítico avalido, foram identificados 53 possibilidades de compostos</w:t>
      </w:r>
    </w:p>
  </w:comment>
  <w:comment w:author="NATHÁLIA COELHO ANDRADE" w:id="7" w:date="2026-03-14T14:40:08Z">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esse também não, não é uma informação que sai nas tabelas de abund e de identificação para vocês puxarem</w:t>
      </w:r>
    </w:p>
  </w:comment>
  <w:comment w:author="NATHÁLIA COELHO ANDRADE" w:id="1" w:date="2026-03-14T12:08:06Z">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Esse campo está relacionado ao campo Link, ou seja, o metabólito identificado pela biblioteca utilizada é nomeado na coluna "Description" e um link com características desse composto é disponibilizado na coluna "Link". As informações disponibilizadas pelo link podem ser utilizadas no momento de caracterizar a moléculas quanto sua origem, aplicação e classe química. Às vezes, a informação do link não é completa e, por isso, buscamos bases externas como as que citei nos slides (pubchem, kegg, chebi, etc) para complementar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5"/>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nonlinear.com/redirect/outbound?p=chemspider&amp;param=89618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